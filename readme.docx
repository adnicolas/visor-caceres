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B28" w:rsidRDefault="00C30E68">
      <w:pPr>
        <w:pStyle w:val="TtulodeTDC"/>
        <w:ind w:left="708" w:hanging="708"/>
      </w:pPr>
      <w:bookmarkStart w:id="0" w:name="_Toc5789159"/>
      <w:r>
        <w:t>Contenido</w:t>
      </w:r>
      <w:bookmarkEnd w:id="0"/>
    </w:p>
    <w:p w:rsidR="00C37E7D" w:rsidRDefault="00C30E68">
      <w:pPr>
        <w:pStyle w:val="TDC1"/>
        <w:tabs>
          <w:tab w:val="right" w:leader="dot" w:pos="8777"/>
        </w:tabs>
        <w:rPr>
          <w:ins w:id="1" w:author="Juan Carlos Romero" w:date="2019-05-08T17:54:00Z"/>
          <w:rFonts w:asciiTheme="minorHAnsi" w:eastAsiaTheme="minorEastAsia" w:hAnsiTheme="minorHAnsi" w:cstheme="minorBidi"/>
          <w:noProof/>
          <w:color w:val="auto"/>
          <w:sz w:val="22"/>
          <w:szCs w:val="22"/>
          <w:lang w:eastAsia="es-ES"/>
        </w:rPr>
      </w:pPr>
      <w:r>
        <w:rPr>
          <w:b/>
          <w:caps/>
          <w:spacing w:val="5"/>
          <w:sz w:val="44"/>
          <w:szCs w:val="32"/>
          <w:lang w:bidi="en-US"/>
        </w:rPr>
        <w:fldChar w:fldCharType="begin"/>
      </w:r>
      <w:r>
        <w:instrText xml:space="preserve"> TOC \o "1-3" \h </w:instrText>
      </w:r>
      <w:r>
        <w:rPr>
          <w:b/>
          <w:caps/>
          <w:spacing w:val="5"/>
          <w:sz w:val="44"/>
          <w:szCs w:val="32"/>
          <w:lang w:bidi="en-US"/>
        </w:rPr>
        <w:fldChar w:fldCharType="separate"/>
      </w:r>
      <w:ins w:id="2" w:author="Juan Carlos Romero" w:date="2019-05-08T17:54:00Z">
        <w:r w:rsidR="00C37E7D" w:rsidRPr="00314D46">
          <w:rPr>
            <w:rStyle w:val="Hipervnculo"/>
            <w:noProof/>
          </w:rPr>
          <w:fldChar w:fldCharType="begin"/>
        </w:r>
        <w:r w:rsidR="00C37E7D" w:rsidRPr="00314D46">
          <w:rPr>
            <w:rStyle w:val="Hipervnculo"/>
            <w:noProof/>
          </w:rPr>
          <w:instrText xml:space="preserve"> </w:instrText>
        </w:r>
        <w:r w:rsidR="00C37E7D">
          <w:rPr>
            <w:noProof/>
          </w:rPr>
          <w:instrText>HYPERLINK \l "_Toc8230499"</w:instrText>
        </w:r>
        <w:r w:rsidR="00C37E7D" w:rsidRPr="00314D46">
          <w:rPr>
            <w:rStyle w:val="Hipervnculo"/>
            <w:noProof/>
          </w:rPr>
          <w:instrText xml:space="preserve"> </w:instrText>
        </w:r>
        <w:r w:rsidR="00C37E7D" w:rsidRPr="00314D46">
          <w:rPr>
            <w:rStyle w:val="Hipervnculo"/>
            <w:noProof/>
          </w:rPr>
          <w:fldChar w:fldCharType="separate"/>
        </w:r>
        <w:r w:rsidR="00C37E7D" w:rsidRPr="00314D46">
          <w:rPr>
            <w:rStyle w:val="Hipervnculo"/>
            <w:noProof/>
            <w:lang w:eastAsia="es-ES"/>
          </w:rPr>
          <w:t>Gestión de código con GIT</w:t>
        </w:r>
        <w:r w:rsidR="00C37E7D">
          <w:rPr>
            <w:noProof/>
          </w:rPr>
          <w:tab/>
        </w:r>
        <w:r w:rsidR="00C37E7D">
          <w:rPr>
            <w:noProof/>
          </w:rPr>
          <w:fldChar w:fldCharType="begin"/>
        </w:r>
        <w:r w:rsidR="00C37E7D">
          <w:rPr>
            <w:noProof/>
          </w:rPr>
          <w:instrText xml:space="preserve"> PAGEREF _Toc8230499 \h </w:instrText>
        </w:r>
      </w:ins>
      <w:r w:rsidR="00C37E7D">
        <w:rPr>
          <w:noProof/>
        </w:rPr>
      </w:r>
      <w:r w:rsidR="00C37E7D">
        <w:rPr>
          <w:noProof/>
        </w:rPr>
        <w:fldChar w:fldCharType="separate"/>
      </w:r>
      <w:ins w:id="3" w:author="Juan Carlos Romero" w:date="2019-05-08T17:54:00Z">
        <w:r w:rsidR="00C37E7D">
          <w:rPr>
            <w:noProof/>
          </w:rPr>
          <w:t>3</w:t>
        </w:r>
        <w:r w:rsidR="00C37E7D">
          <w:rPr>
            <w:noProof/>
          </w:rPr>
          <w:fldChar w:fldCharType="end"/>
        </w:r>
        <w:r w:rsidR="00C37E7D" w:rsidRPr="00314D46">
          <w:rPr>
            <w:rStyle w:val="Hipervnculo"/>
            <w:noProof/>
          </w:rPr>
          <w:fldChar w:fldCharType="end"/>
        </w:r>
      </w:ins>
    </w:p>
    <w:p w:rsidR="00C37E7D" w:rsidRDefault="00C37E7D">
      <w:pPr>
        <w:pStyle w:val="TDC2"/>
        <w:tabs>
          <w:tab w:val="right" w:leader="dot" w:pos="8777"/>
        </w:tabs>
        <w:rPr>
          <w:ins w:id="4" w:author="Juan Carlos Romero" w:date="2019-05-08T17:54:00Z"/>
          <w:rFonts w:asciiTheme="minorHAnsi" w:eastAsiaTheme="minorEastAsia" w:hAnsiTheme="minorHAnsi" w:cstheme="minorBidi"/>
          <w:noProof/>
          <w:color w:val="auto"/>
          <w:sz w:val="22"/>
          <w:szCs w:val="22"/>
          <w:lang w:eastAsia="es-ES"/>
        </w:rPr>
      </w:pPr>
      <w:ins w:id="5"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"_Toc8230500"</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Clonando un proyecto con submódulos</w:t>
        </w:r>
        <w:r>
          <w:rPr>
            <w:noProof/>
          </w:rPr>
          <w:tab/>
        </w:r>
        <w:r>
          <w:rPr>
            <w:noProof/>
          </w:rPr>
          <w:fldChar w:fldCharType="begin"/>
        </w:r>
        <w:r>
          <w:rPr>
            <w:noProof/>
          </w:rPr>
          <w:instrText xml:space="preserve"> PAGEREF _Toc8230500 \h </w:instrText>
        </w:r>
      </w:ins>
      <w:r>
        <w:rPr>
          <w:noProof/>
        </w:rPr>
      </w:r>
      <w:r>
        <w:rPr>
          <w:noProof/>
        </w:rPr>
        <w:fldChar w:fldCharType="separate"/>
      </w:r>
      <w:ins w:id="6" w:author="Juan Carlos Romero" w:date="2019-05-08T17:54:00Z">
        <w:r>
          <w:rPr>
            <w:noProof/>
          </w:rPr>
          <w:t>3</w:t>
        </w:r>
        <w:r>
          <w:rPr>
            <w:noProof/>
          </w:rPr>
          <w:fldChar w:fldCharType="end"/>
        </w:r>
        <w:r w:rsidRPr="00314D46">
          <w:rPr>
            <w:rStyle w:val="Hipervnculo"/>
            <w:noProof/>
          </w:rPr>
          <w:fldChar w:fldCharType="end"/>
        </w:r>
      </w:ins>
    </w:p>
    <w:p w:rsidR="00C37E7D" w:rsidRDefault="00C37E7D">
      <w:pPr>
        <w:pStyle w:val="TDC2"/>
        <w:tabs>
          <w:tab w:val="right" w:leader="dot" w:pos="8777"/>
        </w:tabs>
        <w:rPr>
          <w:ins w:id="7" w:author="Juan Carlos Romero" w:date="2019-05-08T17:54:00Z"/>
          <w:rFonts w:asciiTheme="minorHAnsi" w:eastAsiaTheme="minorEastAsia" w:hAnsiTheme="minorHAnsi" w:cstheme="minorBidi"/>
          <w:noProof/>
          <w:color w:val="auto"/>
          <w:sz w:val="22"/>
          <w:szCs w:val="22"/>
          <w:lang w:eastAsia="es-ES"/>
        </w:rPr>
      </w:pPr>
      <w:ins w:id="8"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"_Toc8230501"</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Pasos para clonar el proyecto tierra3</w:t>
        </w:r>
        <w:r>
          <w:rPr>
            <w:noProof/>
          </w:rPr>
          <w:tab/>
        </w:r>
        <w:r>
          <w:rPr>
            <w:noProof/>
          </w:rPr>
          <w:fldChar w:fldCharType="begin"/>
        </w:r>
        <w:r>
          <w:rPr>
            <w:noProof/>
          </w:rPr>
          <w:instrText xml:space="preserve"> PAGEREF _Toc8230501 \h </w:instrText>
        </w:r>
      </w:ins>
      <w:r>
        <w:rPr>
          <w:noProof/>
        </w:rPr>
      </w:r>
      <w:r>
        <w:rPr>
          <w:noProof/>
        </w:rPr>
        <w:fldChar w:fldCharType="separate"/>
      </w:r>
      <w:ins w:id="9" w:author="Juan Carlos Romero" w:date="2019-05-08T17:54:00Z">
        <w:r>
          <w:rPr>
            <w:noProof/>
          </w:rPr>
          <w:t>3</w:t>
        </w:r>
        <w:r>
          <w:rPr>
            <w:noProof/>
          </w:rPr>
          <w:fldChar w:fldCharType="end"/>
        </w:r>
        <w:r w:rsidRPr="00314D46">
          <w:rPr>
            <w:rStyle w:val="Hipervnculo"/>
            <w:noProof/>
          </w:rPr>
          <w:fldChar w:fldCharType="end"/>
        </w:r>
      </w:ins>
    </w:p>
    <w:p w:rsidR="00C37E7D" w:rsidRDefault="00C37E7D">
      <w:pPr>
        <w:pStyle w:val="TDC2"/>
        <w:tabs>
          <w:tab w:val="right" w:leader="dot" w:pos="8777"/>
        </w:tabs>
        <w:rPr>
          <w:ins w:id="10" w:author="Juan Carlos Romero" w:date="2019-05-08T17:54:00Z"/>
          <w:rFonts w:asciiTheme="minorHAnsi" w:eastAsiaTheme="minorEastAsia" w:hAnsiTheme="minorHAnsi" w:cstheme="minorBidi"/>
          <w:noProof/>
          <w:color w:val="auto"/>
          <w:sz w:val="22"/>
          <w:szCs w:val="22"/>
          <w:lang w:eastAsia="es-ES"/>
        </w:rPr>
      </w:pPr>
      <w:ins w:id="11"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"_Toc8230502"</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Gestión de código en el submódulo</w:t>
        </w:r>
        <w:r>
          <w:rPr>
            <w:noProof/>
          </w:rPr>
          <w:tab/>
        </w:r>
        <w:r>
          <w:rPr>
            <w:noProof/>
          </w:rPr>
          <w:fldChar w:fldCharType="begin"/>
        </w:r>
        <w:r>
          <w:rPr>
            <w:noProof/>
          </w:rPr>
          <w:instrText xml:space="preserve"> PAGEREF _Toc8230502 \h </w:instrText>
        </w:r>
      </w:ins>
      <w:r>
        <w:rPr>
          <w:noProof/>
        </w:rPr>
      </w:r>
      <w:r>
        <w:rPr>
          <w:noProof/>
        </w:rPr>
        <w:fldChar w:fldCharType="separate"/>
      </w:r>
      <w:ins w:id="12" w:author="Juan Carlos Romero" w:date="2019-05-08T17:54:00Z">
        <w:r>
          <w:rPr>
            <w:noProof/>
          </w:rPr>
          <w:t>3</w:t>
        </w:r>
        <w:r>
          <w:rPr>
            <w:noProof/>
          </w:rPr>
          <w:fldChar w:fldCharType="end"/>
        </w:r>
        <w:r w:rsidRPr="00314D46">
          <w:rPr>
            <w:rStyle w:val="Hipervnculo"/>
            <w:noProof/>
          </w:rPr>
          <w:fldChar w:fldCharType="end"/>
        </w:r>
      </w:ins>
    </w:p>
    <w:p w:rsidR="00C37E7D" w:rsidRDefault="00C37E7D">
      <w:pPr>
        <w:pStyle w:val="TDC2"/>
        <w:tabs>
          <w:tab w:val="right" w:leader="dot" w:pos="8777"/>
        </w:tabs>
        <w:rPr>
          <w:ins w:id="13" w:author="Juan Carlos Romero" w:date="2019-05-08T17:54:00Z"/>
          <w:rFonts w:asciiTheme="minorHAnsi" w:eastAsiaTheme="minorEastAsia" w:hAnsiTheme="minorHAnsi" w:cstheme="minorBidi"/>
          <w:noProof/>
          <w:color w:val="auto"/>
          <w:sz w:val="22"/>
          <w:szCs w:val="22"/>
          <w:lang w:eastAsia="es-ES"/>
        </w:rPr>
      </w:pPr>
      <w:ins w:id="14"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"_Toc8230503"</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Subida de versiones en el submódulo</w:t>
        </w:r>
        <w:r>
          <w:rPr>
            <w:noProof/>
          </w:rPr>
          <w:tab/>
        </w:r>
        <w:r>
          <w:rPr>
            <w:noProof/>
          </w:rPr>
          <w:fldChar w:fldCharType="begin"/>
        </w:r>
        <w:r>
          <w:rPr>
            <w:noProof/>
          </w:rPr>
          <w:instrText xml:space="preserve"> PAGEREF _Toc8230503 \h </w:instrText>
        </w:r>
      </w:ins>
      <w:r>
        <w:rPr>
          <w:noProof/>
        </w:rPr>
      </w:r>
      <w:r>
        <w:rPr>
          <w:noProof/>
        </w:rPr>
        <w:fldChar w:fldCharType="separate"/>
      </w:r>
      <w:ins w:id="15" w:author="Juan Carlos Romero" w:date="2019-05-08T17:54:00Z">
        <w:r>
          <w:rPr>
            <w:noProof/>
          </w:rPr>
          <w:t>5</w:t>
        </w:r>
        <w:r>
          <w:rPr>
            <w:noProof/>
          </w:rPr>
          <w:fldChar w:fldCharType="end"/>
        </w:r>
        <w:r w:rsidRPr="00314D46">
          <w:rPr>
            <w:rStyle w:val="Hipervnculo"/>
            <w:noProof/>
          </w:rPr>
          <w:fldChar w:fldCharType="end"/>
        </w:r>
      </w:ins>
    </w:p>
    <w:p w:rsidR="00C37E7D" w:rsidRDefault="00C37E7D">
      <w:pPr>
        <w:pStyle w:val="TDC1"/>
        <w:tabs>
          <w:tab w:val="right" w:leader="dot" w:pos="8777"/>
        </w:tabs>
        <w:rPr>
          <w:ins w:id="16" w:author="Juan Carlos Romero" w:date="2019-05-08T17:54:00Z"/>
          <w:rFonts w:asciiTheme="minorHAnsi" w:eastAsiaTheme="minorEastAsia" w:hAnsiTheme="minorHAnsi" w:cstheme="minorBidi"/>
          <w:noProof/>
          <w:color w:val="auto"/>
          <w:sz w:val="22"/>
          <w:szCs w:val="22"/>
          <w:lang w:eastAsia="es-ES"/>
        </w:rPr>
      </w:pPr>
      <w:ins w:id="17"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"_Toc8230504"</w:instrText>
        </w:r>
        <w:r w:rsidRPr="00314D46">
          <w:rPr>
            <w:rStyle w:val="Hipervnculo"/>
            <w:noProof/>
          </w:rPr>
          <w:instrText xml:space="preserve"> </w:instrText>
        </w:r>
        <w:r w:rsidRPr="00314D46">
          <w:rPr>
            <w:rStyle w:val="Hipervnculo"/>
            <w:noProof/>
          </w:rPr>
          <w:fldChar w:fldCharType="separate"/>
        </w:r>
        <w:r w:rsidRPr="00314D46">
          <w:rPr>
            <w:rStyle w:val="Hipervnculo"/>
            <w:rFonts w:cstheme="minorHAnsi"/>
            <w:noProof/>
          </w:rPr>
          <w:t>Entorno</w:t>
        </w:r>
        <w:r w:rsidRPr="00314D46">
          <w:rPr>
            <w:rStyle w:val="Hipervnculo"/>
            <w:noProof/>
          </w:rPr>
          <w:t xml:space="preserve"> de desarrollo.</w:t>
        </w:r>
        <w:r>
          <w:rPr>
            <w:noProof/>
          </w:rPr>
          <w:tab/>
        </w:r>
        <w:r>
          <w:rPr>
            <w:noProof/>
          </w:rPr>
          <w:fldChar w:fldCharType="begin"/>
        </w:r>
        <w:r>
          <w:rPr>
            <w:noProof/>
          </w:rPr>
          <w:instrText xml:space="preserve"> PAGEREF _Toc8230504 \h </w:instrText>
        </w:r>
      </w:ins>
      <w:r>
        <w:rPr>
          <w:noProof/>
        </w:rPr>
      </w:r>
      <w:r>
        <w:rPr>
          <w:noProof/>
        </w:rPr>
        <w:fldChar w:fldCharType="separate"/>
      </w:r>
      <w:ins w:id="18" w:author="Juan Carlos Romero" w:date="2019-05-08T17:54:00Z">
        <w:r>
          <w:rPr>
            <w:noProof/>
          </w:rPr>
          <w:t>5</w:t>
        </w:r>
        <w:r>
          <w:rPr>
            <w:noProof/>
          </w:rPr>
          <w:fldChar w:fldCharType="end"/>
        </w:r>
        <w:r w:rsidRPr="00314D46">
          <w:rPr>
            <w:rStyle w:val="Hipervnculo"/>
            <w:noProof/>
          </w:rPr>
          <w:fldChar w:fldCharType="end"/>
        </w:r>
      </w:ins>
    </w:p>
    <w:p w:rsidR="00C37E7D" w:rsidRDefault="00C37E7D">
      <w:pPr>
        <w:pStyle w:val="TDC2"/>
        <w:tabs>
          <w:tab w:val="right" w:leader="dot" w:pos="8777"/>
        </w:tabs>
        <w:rPr>
          <w:ins w:id="19" w:author="Juan Carlos Romero" w:date="2019-05-08T17:54:00Z"/>
          <w:rFonts w:asciiTheme="minorHAnsi" w:eastAsiaTheme="minorEastAsia" w:hAnsiTheme="minorHAnsi" w:cstheme="minorBidi"/>
          <w:noProof/>
          <w:color w:val="auto"/>
          <w:sz w:val="22"/>
          <w:szCs w:val="22"/>
          <w:lang w:eastAsia="es-ES"/>
        </w:rPr>
      </w:pPr>
      <w:ins w:id="20"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"_Toc8230505"</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Extensiones  necesarias</w:t>
        </w:r>
        <w:r>
          <w:rPr>
            <w:noProof/>
          </w:rPr>
          <w:tab/>
        </w:r>
        <w:r>
          <w:rPr>
            <w:noProof/>
          </w:rPr>
          <w:fldChar w:fldCharType="begin"/>
        </w:r>
        <w:r>
          <w:rPr>
            <w:noProof/>
          </w:rPr>
          <w:instrText xml:space="preserve"> PAGEREF _Toc8230505 \h </w:instrText>
        </w:r>
      </w:ins>
      <w:r>
        <w:rPr>
          <w:noProof/>
        </w:rPr>
      </w:r>
      <w:r>
        <w:rPr>
          <w:noProof/>
        </w:rPr>
        <w:fldChar w:fldCharType="separate"/>
      </w:r>
      <w:ins w:id="21" w:author="Juan Carlos Romero" w:date="2019-05-08T17:54:00Z">
        <w:r>
          <w:rPr>
            <w:noProof/>
          </w:rPr>
          <w:t>5</w:t>
        </w:r>
        <w:r>
          <w:rPr>
            <w:noProof/>
          </w:rPr>
          <w:fldChar w:fldCharType="end"/>
        </w:r>
        <w:r w:rsidRPr="00314D46">
          <w:rPr>
            <w:rStyle w:val="Hipervnculo"/>
            <w:noProof/>
          </w:rPr>
          <w:fldChar w:fldCharType="end"/>
        </w:r>
      </w:ins>
    </w:p>
    <w:p w:rsidR="00C37E7D" w:rsidRDefault="00C37E7D">
      <w:pPr>
        <w:pStyle w:val="TDC2"/>
        <w:tabs>
          <w:tab w:val="right" w:leader="dot" w:pos="8777"/>
        </w:tabs>
        <w:rPr>
          <w:ins w:id="22" w:author="Juan Carlos Romero" w:date="2019-05-08T17:54:00Z"/>
          <w:rFonts w:asciiTheme="minorHAnsi" w:eastAsiaTheme="minorEastAsia" w:hAnsiTheme="minorHAnsi" w:cstheme="minorBidi"/>
          <w:noProof/>
          <w:color w:val="auto"/>
          <w:sz w:val="22"/>
          <w:szCs w:val="22"/>
          <w:lang w:eastAsia="es-ES"/>
        </w:rPr>
      </w:pPr>
      <w:ins w:id="23"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"_Toc8230506"</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Extensiones recomendadas</w:t>
        </w:r>
        <w:r>
          <w:rPr>
            <w:noProof/>
          </w:rPr>
          <w:tab/>
        </w:r>
        <w:r>
          <w:rPr>
            <w:noProof/>
          </w:rPr>
          <w:fldChar w:fldCharType="begin"/>
        </w:r>
        <w:r>
          <w:rPr>
            <w:noProof/>
          </w:rPr>
          <w:instrText xml:space="preserve"> PAGEREF _Toc8230506 \h </w:instrText>
        </w:r>
      </w:ins>
      <w:r>
        <w:rPr>
          <w:noProof/>
        </w:rPr>
      </w:r>
      <w:r>
        <w:rPr>
          <w:noProof/>
        </w:rPr>
        <w:fldChar w:fldCharType="separate"/>
      </w:r>
      <w:ins w:id="24"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1"/>
        <w:tabs>
          <w:tab w:val="right" w:leader="dot" w:pos="8777"/>
        </w:tabs>
        <w:rPr>
          <w:ins w:id="25" w:author="Juan Carlos Romero" w:date="2019-05-08T17:54:00Z"/>
          <w:rFonts w:asciiTheme="minorHAnsi" w:eastAsiaTheme="minorEastAsia" w:hAnsiTheme="minorHAnsi" w:cstheme="minorBidi"/>
          <w:noProof/>
          <w:color w:val="auto"/>
          <w:sz w:val="22"/>
          <w:szCs w:val="22"/>
          <w:lang w:eastAsia="es-ES"/>
        </w:rPr>
      </w:pPr>
      <w:ins w:id="26"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"_Toc8230507"</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Librerías principales añadidas al proyecto</w:t>
        </w:r>
        <w:r>
          <w:rPr>
            <w:noProof/>
          </w:rPr>
          <w:tab/>
        </w:r>
        <w:r>
          <w:rPr>
            <w:noProof/>
          </w:rPr>
          <w:fldChar w:fldCharType="begin"/>
        </w:r>
        <w:r>
          <w:rPr>
            <w:noProof/>
          </w:rPr>
          <w:instrText xml:space="preserve"> PAGEREF _Toc8230507 \h </w:instrText>
        </w:r>
      </w:ins>
      <w:r>
        <w:rPr>
          <w:noProof/>
        </w:rPr>
      </w:r>
      <w:r>
        <w:rPr>
          <w:noProof/>
        </w:rPr>
        <w:fldChar w:fldCharType="separate"/>
      </w:r>
      <w:ins w:id="27"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28" w:author="Juan Carlos Romero" w:date="2019-05-08T17:54:00Z"/>
          <w:rFonts w:asciiTheme="minorHAnsi" w:eastAsiaTheme="minorEastAsia" w:hAnsiTheme="minorHAnsi" w:cstheme="minorBidi"/>
          <w:noProof/>
          <w:color w:val="auto"/>
          <w:sz w:val="22"/>
          <w:szCs w:val="22"/>
          <w:lang w:eastAsia="es-ES"/>
        </w:rPr>
      </w:pPr>
      <w:ins w:id="29"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"_Toc8230508"</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PrimeNG</w:t>
        </w:r>
        <w:r>
          <w:rPr>
            <w:noProof/>
          </w:rPr>
          <w:tab/>
        </w:r>
        <w:r>
          <w:rPr>
            <w:noProof/>
          </w:rPr>
          <w:fldChar w:fldCharType="begin"/>
        </w:r>
        <w:r>
          <w:rPr>
            <w:noProof/>
          </w:rPr>
          <w:instrText xml:space="preserve"> PAGEREF _Toc8230508 \h </w:instrText>
        </w:r>
      </w:ins>
      <w:r>
        <w:rPr>
          <w:noProof/>
        </w:rPr>
      </w:r>
      <w:r>
        <w:rPr>
          <w:noProof/>
        </w:rPr>
        <w:fldChar w:fldCharType="separate"/>
      </w:r>
      <w:ins w:id="30"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31" w:author="Juan Carlos Romero" w:date="2019-05-08T17:54:00Z"/>
          <w:rFonts w:asciiTheme="minorHAnsi" w:eastAsiaTheme="minorEastAsia" w:hAnsiTheme="minorHAnsi" w:cstheme="minorBidi"/>
          <w:noProof/>
          <w:color w:val="auto"/>
          <w:sz w:val="22"/>
          <w:szCs w:val="22"/>
          <w:lang w:eastAsia="es-ES"/>
        </w:rPr>
      </w:pPr>
      <w:ins w:id="32"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"_Toc8230509"</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FlexGrid</w:t>
        </w:r>
        <w:r>
          <w:rPr>
            <w:noProof/>
          </w:rPr>
          <w:tab/>
        </w:r>
        <w:r>
          <w:rPr>
            <w:noProof/>
          </w:rPr>
          <w:fldChar w:fldCharType="begin"/>
        </w:r>
        <w:r>
          <w:rPr>
            <w:noProof/>
          </w:rPr>
          <w:instrText xml:space="preserve"> PAGEREF _Toc8230509 \h </w:instrText>
        </w:r>
      </w:ins>
      <w:r>
        <w:rPr>
          <w:noProof/>
        </w:rPr>
      </w:r>
      <w:r>
        <w:rPr>
          <w:noProof/>
        </w:rPr>
        <w:fldChar w:fldCharType="separate"/>
      </w:r>
      <w:ins w:id="33"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34" w:author="Juan Carlos Romero" w:date="2019-05-08T17:54:00Z"/>
          <w:rFonts w:asciiTheme="minorHAnsi" w:eastAsiaTheme="minorEastAsia" w:hAnsiTheme="minorHAnsi" w:cstheme="minorBidi"/>
          <w:noProof/>
          <w:color w:val="auto"/>
          <w:sz w:val="22"/>
          <w:szCs w:val="22"/>
          <w:lang w:eastAsia="es-ES"/>
        </w:rPr>
      </w:pPr>
      <w:ins w:id="35"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"_Toc8230510"</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Openlayers</w:t>
        </w:r>
        <w:r>
          <w:rPr>
            <w:noProof/>
          </w:rPr>
          <w:tab/>
        </w:r>
        <w:r>
          <w:rPr>
            <w:noProof/>
          </w:rPr>
          <w:fldChar w:fldCharType="begin"/>
        </w:r>
        <w:r>
          <w:rPr>
            <w:noProof/>
          </w:rPr>
          <w:instrText xml:space="preserve"> PAGEREF _Toc8230510 \h </w:instrText>
        </w:r>
      </w:ins>
      <w:r>
        <w:rPr>
          <w:noProof/>
        </w:rPr>
      </w:r>
      <w:r>
        <w:rPr>
          <w:noProof/>
        </w:rPr>
        <w:fldChar w:fldCharType="separate"/>
      </w:r>
      <w:ins w:id="36"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37" w:author="Juan Carlos Romero" w:date="2019-05-08T17:54:00Z"/>
          <w:rFonts w:asciiTheme="minorHAnsi" w:eastAsiaTheme="minorEastAsia" w:hAnsiTheme="minorHAnsi" w:cstheme="minorBidi"/>
          <w:noProof/>
          <w:color w:val="auto"/>
          <w:sz w:val="22"/>
          <w:szCs w:val="22"/>
          <w:lang w:eastAsia="es-ES"/>
        </w:rPr>
      </w:pPr>
      <w:ins w:id="38"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"_Toc8230511"</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Proj4js</w:t>
        </w:r>
        <w:r>
          <w:rPr>
            <w:noProof/>
          </w:rPr>
          <w:tab/>
        </w:r>
        <w:r>
          <w:rPr>
            <w:noProof/>
          </w:rPr>
          <w:fldChar w:fldCharType="begin"/>
        </w:r>
        <w:r>
          <w:rPr>
            <w:noProof/>
          </w:rPr>
          <w:instrText xml:space="preserve"> PAGEREF _Toc8230511 \h </w:instrText>
        </w:r>
      </w:ins>
      <w:r>
        <w:rPr>
          <w:noProof/>
        </w:rPr>
      </w:r>
      <w:r>
        <w:rPr>
          <w:noProof/>
        </w:rPr>
        <w:fldChar w:fldCharType="separate"/>
      </w:r>
      <w:ins w:id="39"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40" w:author="Juan Carlos Romero" w:date="2019-05-08T17:54:00Z"/>
          <w:rFonts w:asciiTheme="minorHAnsi" w:eastAsiaTheme="minorEastAsia" w:hAnsiTheme="minorHAnsi" w:cstheme="minorBidi"/>
          <w:noProof/>
          <w:color w:val="auto"/>
          <w:sz w:val="22"/>
          <w:szCs w:val="22"/>
          <w:lang w:eastAsia="es-ES"/>
        </w:rPr>
      </w:pPr>
      <w:ins w:id="41"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"_Toc8230512"</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Font Awesome</w:t>
        </w:r>
        <w:r>
          <w:rPr>
            <w:noProof/>
          </w:rPr>
          <w:tab/>
        </w:r>
        <w:r>
          <w:rPr>
            <w:noProof/>
          </w:rPr>
          <w:fldChar w:fldCharType="begin"/>
        </w:r>
        <w:r>
          <w:rPr>
            <w:noProof/>
          </w:rPr>
          <w:instrText xml:space="preserve"> PAGEREF _Toc8230512 \h </w:instrText>
        </w:r>
      </w:ins>
      <w:r>
        <w:rPr>
          <w:noProof/>
        </w:rPr>
      </w:r>
      <w:r>
        <w:rPr>
          <w:noProof/>
        </w:rPr>
        <w:fldChar w:fldCharType="separate"/>
      </w:r>
      <w:ins w:id="42"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1"/>
        <w:tabs>
          <w:tab w:val="right" w:leader="dot" w:pos="8777"/>
        </w:tabs>
        <w:rPr>
          <w:ins w:id="43" w:author="Juan Carlos Romero" w:date="2019-05-08T17:54:00Z"/>
          <w:rFonts w:asciiTheme="minorHAnsi" w:eastAsiaTheme="minorEastAsia" w:hAnsiTheme="minorHAnsi" w:cstheme="minorBidi"/>
          <w:noProof/>
          <w:color w:val="auto"/>
          <w:sz w:val="22"/>
          <w:szCs w:val="22"/>
          <w:lang w:eastAsia="es-ES"/>
        </w:rPr>
      </w:pPr>
      <w:ins w:id="44"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"_Toc8230513"</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Scripts</w:t>
        </w:r>
        <w:r>
          <w:rPr>
            <w:noProof/>
          </w:rPr>
          <w:tab/>
        </w:r>
        <w:r>
          <w:rPr>
            <w:noProof/>
          </w:rPr>
          <w:fldChar w:fldCharType="begin"/>
        </w:r>
        <w:r>
          <w:rPr>
            <w:noProof/>
          </w:rPr>
          <w:instrText xml:space="preserve"> PAGEREF _Toc8230513 \h </w:instrText>
        </w:r>
      </w:ins>
      <w:r>
        <w:rPr>
          <w:noProof/>
        </w:rPr>
      </w:r>
      <w:r>
        <w:rPr>
          <w:noProof/>
        </w:rPr>
        <w:fldChar w:fldCharType="separate"/>
      </w:r>
      <w:ins w:id="45"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46" w:author="Juan Carlos Romero" w:date="2019-05-08T17:54:00Z"/>
          <w:rFonts w:asciiTheme="minorHAnsi" w:eastAsiaTheme="minorEastAsia" w:hAnsiTheme="minorHAnsi" w:cstheme="minorBidi"/>
          <w:noProof/>
          <w:color w:val="auto"/>
          <w:sz w:val="22"/>
          <w:szCs w:val="22"/>
          <w:lang w:eastAsia="es-ES"/>
        </w:rPr>
      </w:pPr>
      <w:ins w:id="47"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"_Toc8230514"</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Development server</w:t>
        </w:r>
        <w:r>
          <w:rPr>
            <w:noProof/>
          </w:rPr>
          <w:tab/>
        </w:r>
        <w:r>
          <w:rPr>
            <w:noProof/>
          </w:rPr>
          <w:fldChar w:fldCharType="begin"/>
        </w:r>
        <w:r>
          <w:rPr>
            <w:noProof/>
          </w:rPr>
          <w:instrText xml:space="preserve"> PAGEREF _Toc8230514 \h </w:instrText>
        </w:r>
      </w:ins>
      <w:r>
        <w:rPr>
          <w:noProof/>
        </w:rPr>
      </w:r>
      <w:r>
        <w:rPr>
          <w:noProof/>
        </w:rPr>
        <w:fldChar w:fldCharType="separate"/>
      </w:r>
      <w:ins w:id="48"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49" w:author="Juan Carlos Romero" w:date="2019-05-08T17:54:00Z"/>
          <w:rFonts w:asciiTheme="minorHAnsi" w:eastAsiaTheme="minorEastAsia" w:hAnsiTheme="minorHAnsi" w:cstheme="minorBidi"/>
          <w:noProof/>
          <w:color w:val="auto"/>
          <w:sz w:val="22"/>
          <w:szCs w:val="22"/>
          <w:lang w:eastAsia="es-ES"/>
        </w:rPr>
      </w:pPr>
      <w:ins w:id="50"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"_Toc8230515"</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Code scaffolding</w:t>
        </w:r>
        <w:r>
          <w:rPr>
            <w:noProof/>
          </w:rPr>
          <w:tab/>
        </w:r>
        <w:r>
          <w:rPr>
            <w:noProof/>
          </w:rPr>
          <w:fldChar w:fldCharType="begin"/>
        </w:r>
        <w:r>
          <w:rPr>
            <w:noProof/>
          </w:rPr>
          <w:instrText xml:space="preserve"> PAGEREF _Toc8230515 \h </w:instrText>
        </w:r>
      </w:ins>
      <w:r>
        <w:rPr>
          <w:noProof/>
        </w:rPr>
      </w:r>
      <w:r>
        <w:rPr>
          <w:noProof/>
        </w:rPr>
        <w:fldChar w:fldCharType="separate"/>
      </w:r>
      <w:ins w:id="51" w:author="Juan Carlos Romero" w:date="2019-05-08T17:54:00Z">
        <w:r>
          <w:rPr>
            <w:noProof/>
          </w:rPr>
          <w:t>6</w:t>
        </w:r>
        <w:r>
          <w:rPr>
            <w:noProof/>
          </w:rPr>
          <w:fldChar w:fldCharType="end"/>
        </w:r>
        <w:r w:rsidRPr="00314D46">
          <w:rPr>
            <w:rStyle w:val="Hipervnculo"/>
            <w:noProof/>
          </w:rPr>
          <w:fldChar w:fldCharType="end"/>
        </w:r>
      </w:ins>
    </w:p>
    <w:p w:rsidR="00C37E7D" w:rsidRDefault="00C37E7D">
      <w:pPr>
        <w:pStyle w:val="TDC2"/>
        <w:tabs>
          <w:tab w:val="right" w:leader="dot" w:pos="8777"/>
        </w:tabs>
        <w:rPr>
          <w:ins w:id="52" w:author="Juan Carlos Romero" w:date="2019-05-08T17:54:00Z"/>
          <w:rFonts w:asciiTheme="minorHAnsi" w:eastAsiaTheme="minorEastAsia" w:hAnsiTheme="minorHAnsi" w:cstheme="minorBidi"/>
          <w:noProof/>
          <w:color w:val="auto"/>
          <w:sz w:val="22"/>
          <w:szCs w:val="22"/>
          <w:lang w:eastAsia="es-ES"/>
        </w:rPr>
      </w:pPr>
      <w:ins w:id="53"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"_Toc8230516"</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Construir</w:t>
        </w:r>
        <w:r>
          <w:rPr>
            <w:noProof/>
          </w:rPr>
          <w:tab/>
        </w:r>
        <w:r>
          <w:rPr>
            <w:noProof/>
          </w:rPr>
          <w:fldChar w:fldCharType="begin"/>
        </w:r>
        <w:r>
          <w:rPr>
            <w:noProof/>
          </w:rPr>
          <w:instrText xml:space="preserve"> PAGEREF _Toc8230516 \h </w:instrText>
        </w:r>
      </w:ins>
      <w:r>
        <w:rPr>
          <w:noProof/>
        </w:rPr>
      </w:r>
      <w:r>
        <w:rPr>
          <w:noProof/>
        </w:rPr>
        <w:fldChar w:fldCharType="separate"/>
      </w:r>
      <w:ins w:id="54"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2"/>
        <w:tabs>
          <w:tab w:val="right" w:leader="dot" w:pos="8777"/>
        </w:tabs>
        <w:rPr>
          <w:ins w:id="55" w:author="Juan Carlos Romero" w:date="2019-05-08T17:54:00Z"/>
          <w:rFonts w:asciiTheme="minorHAnsi" w:eastAsiaTheme="minorEastAsia" w:hAnsiTheme="minorHAnsi" w:cstheme="minorBidi"/>
          <w:noProof/>
          <w:color w:val="auto"/>
          <w:sz w:val="22"/>
          <w:szCs w:val="22"/>
          <w:lang w:eastAsia="es-ES"/>
        </w:rPr>
      </w:pPr>
      <w:ins w:id="56"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"_Toc8230517"</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Documentación</w:t>
        </w:r>
        <w:r>
          <w:rPr>
            <w:noProof/>
          </w:rPr>
          <w:tab/>
        </w:r>
        <w:r>
          <w:rPr>
            <w:noProof/>
          </w:rPr>
          <w:fldChar w:fldCharType="begin"/>
        </w:r>
        <w:r>
          <w:rPr>
            <w:noProof/>
          </w:rPr>
          <w:instrText xml:space="preserve"> PAGEREF _Toc8230517 \h </w:instrText>
        </w:r>
      </w:ins>
      <w:r>
        <w:rPr>
          <w:noProof/>
        </w:rPr>
      </w:r>
      <w:r>
        <w:rPr>
          <w:noProof/>
        </w:rPr>
        <w:fldChar w:fldCharType="separate"/>
      </w:r>
      <w:ins w:id="57"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2"/>
        <w:tabs>
          <w:tab w:val="right" w:leader="dot" w:pos="8777"/>
        </w:tabs>
        <w:rPr>
          <w:ins w:id="58" w:author="Juan Carlos Romero" w:date="2019-05-08T17:54:00Z"/>
          <w:rFonts w:asciiTheme="minorHAnsi" w:eastAsiaTheme="minorEastAsia" w:hAnsiTheme="minorHAnsi" w:cstheme="minorBidi"/>
          <w:noProof/>
          <w:color w:val="auto"/>
          <w:sz w:val="22"/>
          <w:szCs w:val="22"/>
          <w:lang w:eastAsia="es-ES"/>
        </w:rPr>
      </w:pPr>
      <w:ins w:id="59"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"_Toc8230518"</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Ayuda adicional</w:t>
        </w:r>
        <w:r>
          <w:rPr>
            <w:noProof/>
          </w:rPr>
          <w:tab/>
        </w:r>
        <w:r>
          <w:rPr>
            <w:noProof/>
          </w:rPr>
          <w:fldChar w:fldCharType="begin"/>
        </w:r>
        <w:r>
          <w:rPr>
            <w:noProof/>
          </w:rPr>
          <w:instrText xml:space="preserve"> PAGEREF _Toc8230518 \h </w:instrText>
        </w:r>
      </w:ins>
      <w:r>
        <w:rPr>
          <w:noProof/>
        </w:rPr>
      </w:r>
      <w:r>
        <w:rPr>
          <w:noProof/>
        </w:rPr>
        <w:fldChar w:fldCharType="separate"/>
      </w:r>
      <w:ins w:id="60"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1"/>
        <w:tabs>
          <w:tab w:val="right" w:leader="dot" w:pos="8777"/>
        </w:tabs>
        <w:rPr>
          <w:ins w:id="61" w:author="Juan Carlos Romero" w:date="2019-05-08T17:54:00Z"/>
          <w:rFonts w:asciiTheme="minorHAnsi" w:eastAsiaTheme="minorEastAsia" w:hAnsiTheme="minorHAnsi" w:cstheme="minorBidi"/>
          <w:noProof/>
          <w:color w:val="auto"/>
          <w:sz w:val="22"/>
          <w:szCs w:val="22"/>
          <w:lang w:eastAsia="es-ES"/>
        </w:rPr>
      </w:pPr>
      <w:ins w:id="62"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"_Toc8230519"</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Módulo Tema</w:t>
        </w:r>
        <w:r>
          <w:rPr>
            <w:noProof/>
          </w:rPr>
          <w:tab/>
        </w:r>
        <w:r>
          <w:rPr>
            <w:noProof/>
          </w:rPr>
          <w:fldChar w:fldCharType="begin"/>
        </w:r>
        <w:r>
          <w:rPr>
            <w:noProof/>
          </w:rPr>
          <w:instrText xml:space="preserve"> PAGEREF _Toc8230519 \h </w:instrText>
        </w:r>
      </w:ins>
      <w:r>
        <w:rPr>
          <w:noProof/>
        </w:rPr>
      </w:r>
      <w:r>
        <w:rPr>
          <w:noProof/>
        </w:rPr>
        <w:fldChar w:fldCharType="separate"/>
      </w:r>
      <w:ins w:id="63"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2"/>
        <w:tabs>
          <w:tab w:val="right" w:leader="dot" w:pos="8777"/>
        </w:tabs>
        <w:rPr>
          <w:ins w:id="64" w:author="Juan Carlos Romero" w:date="2019-05-08T17:54:00Z"/>
          <w:rFonts w:asciiTheme="minorHAnsi" w:eastAsiaTheme="minorEastAsia" w:hAnsiTheme="minorHAnsi" w:cstheme="minorBidi"/>
          <w:noProof/>
          <w:color w:val="auto"/>
          <w:sz w:val="22"/>
          <w:szCs w:val="22"/>
          <w:lang w:eastAsia="es-ES"/>
        </w:rPr>
      </w:pPr>
      <w:ins w:id="65"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"_Toc8230520"</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Layouts</w:t>
        </w:r>
        <w:r>
          <w:rPr>
            <w:noProof/>
          </w:rPr>
          <w:tab/>
        </w:r>
        <w:r>
          <w:rPr>
            <w:noProof/>
          </w:rPr>
          <w:fldChar w:fldCharType="begin"/>
        </w:r>
        <w:r>
          <w:rPr>
            <w:noProof/>
          </w:rPr>
          <w:instrText xml:space="preserve"> PAGEREF _Toc8230520 \h </w:instrText>
        </w:r>
      </w:ins>
      <w:r>
        <w:rPr>
          <w:noProof/>
        </w:rPr>
      </w:r>
      <w:r>
        <w:rPr>
          <w:noProof/>
        </w:rPr>
        <w:fldChar w:fldCharType="separate"/>
      </w:r>
      <w:ins w:id="66"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3"/>
        <w:tabs>
          <w:tab w:val="right" w:leader="dot" w:pos="8777"/>
        </w:tabs>
        <w:rPr>
          <w:ins w:id="67" w:author="Juan Carlos Romero" w:date="2019-05-08T17:54:00Z"/>
          <w:rFonts w:asciiTheme="minorHAnsi" w:eastAsiaTheme="minorEastAsia" w:hAnsiTheme="minorHAnsi" w:cstheme="minorBidi"/>
          <w:noProof/>
          <w:color w:val="auto"/>
          <w:sz w:val="22"/>
          <w:szCs w:val="22"/>
          <w:lang w:eastAsia="es-ES"/>
        </w:rPr>
      </w:pPr>
      <w:ins w:id="68"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"_Toc8230521"</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the-visor-layout</w:t>
        </w:r>
        <w:r>
          <w:rPr>
            <w:noProof/>
          </w:rPr>
          <w:tab/>
        </w:r>
        <w:r>
          <w:rPr>
            <w:noProof/>
          </w:rPr>
          <w:fldChar w:fldCharType="begin"/>
        </w:r>
        <w:r>
          <w:rPr>
            <w:noProof/>
          </w:rPr>
          <w:instrText xml:space="preserve"> PAGEREF _Toc8230521 \h </w:instrText>
        </w:r>
      </w:ins>
      <w:r>
        <w:rPr>
          <w:noProof/>
        </w:rPr>
      </w:r>
      <w:r>
        <w:rPr>
          <w:noProof/>
        </w:rPr>
        <w:fldChar w:fldCharType="separate"/>
      </w:r>
      <w:ins w:id="69"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2"/>
        <w:tabs>
          <w:tab w:val="right" w:leader="dot" w:pos="8777"/>
        </w:tabs>
        <w:rPr>
          <w:ins w:id="70" w:author="Juan Carlos Romero" w:date="2019-05-08T17:54:00Z"/>
          <w:rFonts w:asciiTheme="minorHAnsi" w:eastAsiaTheme="minorEastAsia" w:hAnsiTheme="minorHAnsi" w:cstheme="minorBidi"/>
          <w:noProof/>
          <w:color w:val="auto"/>
          <w:sz w:val="22"/>
          <w:szCs w:val="22"/>
          <w:lang w:eastAsia="es-ES"/>
        </w:rPr>
      </w:pPr>
      <w:ins w:id="71"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"_Toc8230522"</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Componentes</w:t>
        </w:r>
        <w:r>
          <w:rPr>
            <w:noProof/>
          </w:rPr>
          <w:tab/>
        </w:r>
        <w:r>
          <w:rPr>
            <w:noProof/>
          </w:rPr>
          <w:fldChar w:fldCharType="begin"/>
        </w:r>
        <w:r>
          <w:rPr>
            <w:noProof/>
          </w:rPr>
          <w:instrText xml:space="preserve"> PAGEREF _Toc8230522 \h </w:instrText>
        </w:r>
      </w:ins>
      <w:r>
        <w:rPr>
          <w:noProof/>
        </w:rPr>
      </w:r>
      <w:r>
        <w:rPr>
          <w:noProof/>
        </w:rPr>
        <w:fldChar w:fldCharType="separate"/>
      </w:r>
      <w:ins w:id="72"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3"/>
        <w:tabs>
          <w:tab w:val="right" w:leader="dot" w:pos="8777"/>
        </w:tabs>
        <w:rPr>
          <w:ins w:id="73" w:author="Juan Carlos Romero" w:date="2019-05-08T17:54:00Z"/>
          <w:rFonts w:asciiTheme="minorHAnsi" w:eastAsiaTheme="minorEastAsia" w:hAnsiTheme="minorHAnsi" w:cstheme="minorBidi"/>
          <w:noProof/>
          <w:color w:val="auto"/>
          <w:sz w:val="22"/>
          <w:szCs w:val="22"/>
          <w:lang w:eastAsia="es-ES"/>
        </w:rPr>
      </w:pPr>
      <w:ins w:id="74"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"_Toc8230523"</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Button</w:t>
        </w:r>
        <w:r>
          <w:rPr>
            <w:noProof/>
          </w:rPr>
          <w:tab/>
        </w:r>
        <w:r>
          <w:rPr>
            <w:noProof/>
          </w:rPr>
          <w:fldChar w:fldCharType="begin"/>
        </w:r>
        <w:r>
          <w:rPr>
            <w:noProof/>
          </w:rPr>
          <w:instrText xml:space="preserve"> PAGEREF _Toc8230523 \h </w:instrText>
        </w:r>
      </w:ins>
      <w:r>
        <w:rPr>
          <w:noProof/>
        </w:rPr>
      </w:r>
      <w:r>
        <w:rPr>
          <w:noProof/>
        </w:rPr>
        <w:fldChar w:fldCharType="separate"/>
      </w:r>
      <w:ins w:id="75" w:author="Juan Carlos Romero" w:date="2019-05-08T17:54:00Z">
        <w:r>
          <w:rPr>
            <w:noProof/>
          </w:rPr>
          <w:t>7</w:t>
        </w:r>
        <w:r>
          <w:rPr>
            <w:noProof/>
          </w:rPr>
          <w:fldChar w:fldCharType="end"/>
        </w:r>
        <w:r w:rsidRPr="00314D46">
          <w:rPr>
            <w:rStyle w:val="Hipervnculo"/>
            <w:noProof/>
          </w:rPr>
          <w:fldChar w:fldCharType="end"/>
        </w:r>
      </w:ins>
    </w:p>
    <w:p w:rsidR="00C37E7D" w:rsidRDefault="00C37E7D">
      <w:pPr>
        <w:pStyle w:val="TDC3"/>
        <w:tabs>
          <w:tab w:val="right" w:leader="dot" w:pos="8777"/>
        </w:tabs>
        <w:rPr>
          <w:ins w:id="76" w:author="Juan Carlos Romero" w:date="2019-05-08T17:54:00Z"/>
          <w:rFonts w:asciiTheme="minorHAnsi" w:eastAsiaTheme="minorEastAsia" w:hAnsiTheme="minorHAnsi" w:cstheme="minorBidi"/>
          <w:noProof/>
          <w:color w:val="auto"/>
          <w:sz w:val="22"/>
          <w:szCs w:val="22"/>
          <w:lang w:eastAsia="es-ES"/>
        </w:rPr>
      </w:pPr>
      <w:ins w:id="77"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"_Toc8230524"</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Input Group</w:t>
        </w:r>
        <w:r>
          <w:rPr>
            <w:noProof/>
          </w:rPr>
          <w:tab/>
        </w:r>
        <w:r>
          <w:rPr>
            <w:noProof/>
          </w:rPr>
          <w:fldChar w:fldCharType="begin"/>
        </w:r>
        <w:r>
          <w:rPr>
            <w:noProof/>
          </w:rPr>
          <w:instrText xml:space="preserve"> PAGEREF _Toc8230524 \h </w:instrText>
        </w:r>
      </w:ins>
      <w:r>
        <w:rPr>
          <w:noProof/>
        </w:rPr>
      </w:r>
      <w:r>
        <w:rPr>
          <w:noProof/>
        </w:rPr>
        <w:fldChar w:fldCharType="separate"/>
      </w:r>
      <w:ins w:id="78" w:author="Juan Carlos Romero" w:date="2019-05-08T17:54:00Z">
        <w:r>
          <w:rPr>
            <w:noProof/>
          </w:rPr>
          <w:t>8</w:t>
        </w:r>
        <w:r>
          <w:rPr>
            <w:noProof/>
          </w:rPr>
          <w:fldChar w:fldCharType="end"/>
        </w:r>
        <w:r w:rsidRPr="00314D46">
          <w:rPr>
            <w:rStyle w:val="Hipervnculo"/>
            <w:noProof/>
          </w:rPr>
          <w:fldChar w:fldCharType="end"/>
        </w:r>
      </w:ins>
    </w:p>
    <w:p w:rsidR="00C37E7D" w:rsidRDefault="00C37E7D">
      <w:pPr>
        <w:pStyle w:val="TDC3"/>
        <w:tabs>
          <w:tab w:val="right" w:leader="dot" w:pos="8777"/>
        </w:tabs>
        <w:rPr>
          <w:ins w:id="79" w:author="Juan Carlos Romero" w:date="2019-05-08T17:54:00Z"/>
          <w:rFonts w:asciiTheme="minorHAnsi" w:eastAsiaTheme="minorEastAsia" w:hAnsiTheme="minorHAnsi" w:cstheme="minorBidi"/>
          <w:noProof/>
          <w:color w:val="auto"/>
          <w:sz w:val="22"/>
          <w:szCs w:val="22"/>
          <w:lang w:eastAsia="es-ES"/>
        </w:rPr>
      </w:pPr>
      <w:ins w:id="80"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"_Toc8230525"</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Tab Menu</w:t>
        </w:r>
        <w:r>
          <w:rPr>
            <w:noProof/>
          </w:rPr>
          <w:tab/>
        </w:r>
        <w:r>
          <w:rPr>
            <w:noProof/>
          </w:rPr>
          <w:fldChar w:fldCharType="begin"/>
        </w:r>
        <w:r>
          <w:rPr>
            <w:noProof/>
          </w:rPr>
          <w:instrText xml:space="preserve"> PAGEREF _Toc8230525 \h </w:instrText>
        </w:r>
      </w:ins>
      <w:r>
        <w:rPr>
          <w:noProof/>
        </w:rPr>
      </w:r>
      <w:r>
        <w:rPr>
          <w:noProof/>
        </w:rPr>
        <w:fldChar w:fldCharType="separate"/>
      </w:r>
      <w:ins w:id="81" w:author="Juan Carlos Romero" w:date="2019-05-08T17:54:00Z">
        <w:r>
          <w:rPr>
            <w:noProof/>
          </w:rPr>
          <w:t>9</w:t>
        </w:r>
        <w:r>
          <w:rPr>
            <w:noProof/>
          </w:rPr>
          <w:fldChar w:fldCharType="end"/>
        </w:r>
        <w:r w:rsidRPr="00314D46">
          <w:rPr>
            <w:rStyle w:val="Hipervnculo"/>
            <w:noProof/>
          </w:rPr>
          <w:fldChar w:fldCharType="end"/>
        </w:r>
      </w:ins>
    </w:p>
    <w:p w:rsidR="00C37E7D" w:rsidRDefault="00C37E7D">
      <w:pPr>
        <w:pStyle w:val="TDC3"/>
        <w:tabs>
          <w:tab w:val="right" w:leader="dot" w:pos="8777"/>
        </w:tabs>
        <w:rPr>
          <w:ins w:id="82" w:author="Juan Carlos Romero" w:date="2019-05-08T17:54:00Z"/>
          <w:rFonts w:asciiTheme="minorHAnsi" w:eastAsiaTheme="minorEastAsia" w:hAnsiTheme="minorHAnsi" w:cstheme="minorBidi"/>
          <w:noProof/>
          <w:color w:val="auto"/>
          <w:sz w:val="22"/>
          <w:szCs w:val="22"/>
          <w:lang w:eastAsia="es-ES"/>
        </w:rPr>
      </w:pPr>
      <w:ins w:id="83"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"_Toc8230526"</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Side Panel</w:t>
        </w:r>
        <w:r>
          <w:rPr>
            <w:noProof/>
          </w:rPr>
          <w:tab/>
        </w:r>
        <w:r>
          <w:rPr>
            <w:noProof/>
          </w:rPr>
          <w:fldChar w:fldCharType="begin"/>
        </w:r>
        <w:r>
          <w:rPr>
            <w:noProof/>
          </w:rPr>
          <w:instrText xml:space="preserve"> PAGEREF _Toc8230526 \h </w:instrText>
        </w:r>
      </w:ins>
      <w:r>
        <w:rPr>
          <w:noProof/>
        </w:rPr>
      </w:r>
      <w:r>
        <w:rPr>
          <w:noProof/>
        </w:rPr>
        <w:fldChar w:fldCharType="separate"/>
      </w:r>
      <w:ins w:id="84" w:author="Juan Carlos Romero" w:date="2019-05-08T17:54:00Z">
        <w:r>
          <w:rPr>
            <w:noProof/>
          </w:rPr>
          <w:t>10</w:t>
        </w:r>
        <w:r>
          <w:rPr>
            <w:noProof/>
          </w:rPr>
          <w:fldChar w:fldCharType="end"/>
        </w:r>
        <w:r w:rsidRPr="00314D46">
          <w:rPr>
            <w:rStyle w:val="Hipervnculo"/>
            <w:noProof/>
          </w:rPr>
          <w:fldChar w:fldCharType="end"/>
        </w:r>
      </w:ins>
    </w:p>
    <w:p w:rsidR="00C37E7D" w:rsidRDefault="00C37E7D">
      <w:pPr>
        <w:pStyle w:val="TDC3"/>
        <w:tabs>
          <w:tab w:val="right" w:leader="dot" w:pos="8777"/>
        </w:tabs>
        <w:rPr>
          <w:ins w:id="85" w:author="Juan Carlos Romero" w:date="2019-05-08T17:54:00Z"/>
          <w:rFonts w:asciiTheme="minorHAnsi" w:eastAsiaTheme="minorEastAsia" w:hAnsiTheme="minorHAnsi" w:cstheme="minorBidi"/>
          <w:noProof/>
          <w:color w:val="auto"/>
          <w:sz w:val="22"/>
          <w:szCs w:val="22"/>
          <w:lang w:eastAsia="es-ES"/>
        </w:rPr>
      </w:pPr>
      <w:ins w:id="86"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"_Toc8230527"</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Full Panel</w:t>
        </w:r>
        <w:r>
          <w:rPr>
            <w:noProof/>
          </w:rPr>
          <w:tab/>
        </w:r>
        <w:r>
          <w:rPr>
            <w:noProof/>
          </w:rPr>
          <w:fldChar w:fldCharType="begin"/>
        </w:r>
        <w:r>
          <w:rPr>
            <w:noProof/>
          </w:rPr>
          <w:instrText xml:space="preserve"> PAGEREF _Toc8230527 \h </w:instrText>
        </w:r>
      </w:ins>
      <w:r>
        <w:rPr>
          <w:noProof/>
        </w:rPr>
      </w:r>
      <w:r>
        <w:rPr>
          <w:noProof/>
        </w:rPr>
        <w:fldChar w:fldCharType="separate"/>
      </w:r>
      <w:ins w:id="87" w:author="Juan Carlos Romero" w:date="2019-05-08T17:54:00Z">
        <w:r>
          <w:rPr>
            <w:noProof/>
          </w:rPr>
          <w:t>11</w:t>
        </w:r>
        <w:r>
          <w:rPr>
            <w:noProof/>
          </w:rPr>
          <w:fldChar w:fldCharType="end"/>
        </w:r>
        <w:r w:rsidRPr="00314D46">
          <w:rPr>
            <w:rStyle w:val="Hipervnculo"/>
            <w:noProof/>
          </w:rPr>
          <w:fldChar w:fldCharType="end"/>
        </w:r>
      </w:ins>
    </w:p>
    <w:p w:rsidR="00C37E7D" w:rsidRDefault="00C37E7D">
      <w:pPr>
        <w:pStyle w:val="TDC3"/>
        <w:tabs>
          <w:tab w:val="right" w:leader="dot" w:pos="8777"/>
        </w:tabs>
        <w:rPr>
          <w:ins w:id="88" w:author="Juan Carlos Romero" w:date="2019-05-08T17:54:00Z"/>
          <w:rFonts w:asciiTheme="minorHAnsi" w:eastAsiaTheme="minorEastAsia" w:hAnsiTheme="minorHAnsi" w:cstheme="minorBidi"/>
          <w:noProof/>
          <w:color w:val="auto"/>
          <w:sz w:val="22"/>
          <w:szCs w:val="22"/>
          <w:lang w:eastAsia="es-ES"/>
        </w:rPr>
      </w:pPr>
      <w:ins w:id="89" w:author="Juan Carlos Romero" w:date="2019-05-08T17:54:00Z">
        <w:r w:rsidRPr="00314D46">
          <w:rPr>
            <w:rStyle w:val="Hipervnculo"/>
            <w:noProof/>
          </w:rPr>
          <w:lastRenderedPageBreak/>
          <w:fldChar w:fldCharType="begin"/>
        </w:r>
        <w:r w:rsidRPr="00314D46">
          <w:rPr>
            <w:rStyle w:val="Hipervnculo"/>
            <w:noProof/>
          </w:rPr>
          <w:instrText xml:space="preserve"> </w:instrText>
        </w:r>
        <w:r>
          <w:rPr>
            <w:noProof/>
          </w:rPr>
          <w:instrText>HYPERLINK \l "_Toc8230528"</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Multipanel</w:t>
        </w:r>
        <w:r>
          <w:rPr>
            <w:noProof/>
          </w:rPr>
          <w:tab/>
        </w:r>
        <w:r>
          <w:rPr>
            <w:noProof/>
          </w:rPr>
          <w:fldChar w:fldCharType="begin"/>
        </w:r>
        <w:r>
          <w:rPr>
            <w:noProof/>
          </w:rPr>
          <w:instrText xml:space="preserve"> PAGEREF _Toc8230528 \h </w:instrText>
        </w:r>
      </w:ins>
      <w:r>
        <w:rPr>
          <w:noProof/>
        </w:rPr>
      </w:r>
      <w:r>
        <w:rPr>
          <w:noProof/>
        </w:rPr>
        <w:fldChar w:fldCharType="separate"/>
      </w:r>
      <w:ins w:id="90" w:author="Juan Carlos Romero" w:date="2019-05-08T17:54:00Z">
        <w:r>
          <w:rPr>
            <w:noProof/>
          </w:rPr>
          <w:t>12</w:t>
        </w:r>
        <w:r>
          <w:rPr>
            <w:noProof/>
          </w:rPr>
          <w:fldChar w:fldCharType="end"/>
        </w:r>
        <w:r w:rsidRPr="00314D46">
          <w:rPr>
            <w:rStyle w:val="Hipervnculo"/>
            <w:noProof/>
          </w:rPr>
          <w:fldChar w:fldCharType="end"/>
        </w:r>
      </w:ins>
    </w:p>
    <w:p w:rsidR="00C37E7D" w:rsidRDefault="00C37E7D">
      <w:pPr>
        <w:pStyle w:val="TDC3"/>
        <w:tabs>
          <w:tab w:val="right" w:leader="dot" w:pos="8777"/>
        </w:tabs>
        <w:rPr>
          <w:ins w:id="91" w:author="Juan Carlos Romero" w:date="2019-05-08T17:54:00Z"/>
          <w:rFonts w:asciiTheme="minorHAnsi" w:eastAsiaTheme="minorEastAsia" w:hAnsiTheme="minorHAnsi" w:cstheme="minorBidi"/>
          <w:noProof/>
          <w:color w:val="auto"/>
          <w:sz w:val="22"/>
          <w:szCs w:val="22"/>
          <w:lang w:eastAsia="es-ES"/>
        </w:rPr>
      </w:pPr>
      <w:ins w:id="92"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"_Toc8230529"</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Card</w:t>
        </w:r>
        <w:r>
          <w:rPr>
            <w:noProof/>
          </w:rPr>
          <w:tab/>
        </w:r>
        <w:r>
          <w:rPr>
            <w:noProof/>
          </w:rPr>
          <w:fldChar w:fldCharType="begin"/>
        </w:r>
        <w:r>
          <w:rPr>
            <w:noProof/>
          </w:rPr>
          <w:instrText xml:space="preserve"> PAGEREF _Toc8230529 \h </w:instrText>
        </w:r>
      </w:ins>
      <w:r>
        <w:rPr>
          <w:noProof/>
        </w:rPr>
      </w:r>
      <w:r>
        <w:rPr>
          <w:noProof/>
        </w:rPr>
        <w:fldChar w:fldCharType="separate"/>
      </w:r>
      <w:ins w:id="93" w:author="Juan Carlos Romero" w:date="2019-05-08T17:54:00Z">
        <w:r>
          <w:rPr>
            <w:noProof/>
          </w:rPr>
          <w:t>13</w:t>
        </w:r>
        <w:r>
          <w:rPr>
            <w:noProof/>
          </w:rPr>
          <w:fldChar w:fldCharType="end"/>
        </w:r>
        <w:r w:rsidRPr="00314D46">
          <w:rPr>
            <w:rStyle w:val="Hipervnculo"/>
            <w:noProof/>
          </w:rPr>
          <w:fldChar w:fldCharType="end"/>
        </w:r>
      </w:ins>
    </w:p>
    <w:p w:rsidR="00C37E7D" w:rsidRDefault="00C37E7D">
      <w:pPr>
        <w:pStyle w:val="TDC3"/>
        <w:tabs>
          <w:tab w:val="right" w:leader="dot" w:pos="8777"/>
        </w:tabs>
        <w:rPr>
          <w:ins w:id="94" w:author="Juan Carlos Romero" w:date="2019-05-08T17:54:00Z"/>
          <w:rFonts w:asciiTheme="minorHAnsi" w:eastAsiaTheme="minorEastAsia" w:hAnsiTheme="minorHAnsi" w:cstheme="minorBidi"/>
          <w:noProof/>
          <w:color w:val="auto"/>
          <w:sz w:val="22"/>
          <w:szCs w:val="22"/>
          <w:lang w:eastAsia="es-ES"/>
        </w:rPr>
      </w:pPr>
      <w:ins w:id="95"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"_Toc8230530"</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Fieldset</w:t>
        </w:r>
        <w:r>
          <w:rPr>
            <w:noProof/>
          </w:rPr>
          <w:tab/>
        </w:r>
        <w:r>
          <w:rPr>
            <w:noProof/>
          </w:rPr>
          <w:fldChar w:fldCharType="begin"/>
        </w:r>
        <w:r>
          <w:rPr>
            <w:noProof/>
          </w:rPr>
          <w:instrText xml:space="preserve"> PAGEREF _Toc8230530 \h </w:instrText>
        </w:r>
      </w:ins>
      <w:r>
        <w:rPr>
          <w:noProof/>
        </w:rPr>
      </w:r>
      <w:r>
        <w:rPr>
          <w:noProof/>
        </w:rPr>
        <w:fldChar w:fldCharType="separate"/>
      </w:r>
      <w:ins w:id="96" w:author="Juan Carlos Romero" w:date="2019-05-08T17:54:00Z">
        <w:r>
          <w:rPr>
            <w:noProof/>
          </w:rPr>
          <w:t>14</w:t>
        </w:r>
        <w:r>
          <w:rPr>
            <w:noProof/>
          </w:rPr>
          <w:fldChar w:fldCharType="end"/>
        </w:r>
        <w:r w:rsidRPr="00314D46">
          <w:rPr>
            <w:rStyle w:val="Hipervnculo"/>
            <w:noProof/>
          </w:rPr>
          <w:fldChar w:fldCharType="end"/>
        </w:r>
      </w:ins>
    </w:p>
    <w:p w:rsidR="00C37E7D" w:rsidRDefault="00C37E7D">
      <w:pPr>
        <w:pStyle w:val="TDC2"/>
        <w:tabs>
          <w:tab w:val="right" w:leader="dot" w:pos="8777"/>
        </w:tabs>
        <w:rPr>
          <w:ins w:id="97" w:author="Juan Carlos Romero" w:date="2019-05-08T17:54:00Z"/>
          <w:rFonts w:asciiTheme="minorHAnsi" w:eastAsiaTheme="minorEastAsia" w:hAnsiTheme="minorHAnsi" w:cstheme="minorBidi"/>
          <w:noProof/>
          <w:color w:val="auto"/>
          <w:sz w:val="22"/>
          <w:szCs w:val="22"/>
          <w:lang w:eastAsia="es-ES"/>
        </w:rPr>
      </w:pPr>
      <w:ins w:id="98"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"_Toc8230531"</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Servicios del tema</w:t>
        </w:r>
        <w:r>
          <w:rPr>
            <w:noProof/>
          </w:rPr>
          <w:tab/>
        </w:r>
        <w:r>
          <w:rPr>
            <w:noProof/>
          </w:rPr>
          <w:fldChar w:fldCharType="begin"/>
        </w:r>
        <w:r>
          <w:rPr>
            <w:noProof/>
          </w:rPr>
          <w:instrText xml:space="preserve"> PAGEREF _Toc8230531 \h </w:instrText>
        </w:r>
      </w:ins>
      <w:r>
        <w:rPr>
          <w:noProof/>
        </w:rPr>
      </w:r>
      <w:r>
        <w:rPr>
          <w:noProof/>
        </w:rPr>
        <w:fldChar w:fldCharType="separate"/>
      </w:r>
      <w:ins w:id="99" w:author="Juan Carlos Romero" w:date="2019-05-08T17:54:00Z">
        <w:r>
          <w:rPr>
            <w:noProof/>
          </w:rPr>
          <w:t>14</w:t>
        </w:r>
        <w:r>
          <w:rPr>
            <w:noProof/>
          </w:rPr>
          <w:fldChar w:fldCharType="end"/>
        </w:r>
        <w:r w:rsidRPr="00314D46">
          <w:rPr>
            <w:rStyle w:val="Hipervnculo"/>
            <w:noProof/>
          </w:rPr>
          <w:fldChar w:fldCharType="end"/>
        </w:r>
      </w:ins>
    </w:p>
    <w:p w:rsidR="00C37E7D" w:rsidRDefault="00C37E7D">
      <w:pPr>
        <w:pStyle w:val="TDC3"/>
        <w:tabs>
          <w:tab w:val="right" w:leader="dot" w:pos="8777"/>
        </w:tabs>
        <w:rPr>
          <w:ins w:id="100" w:author="Juan Carlos Romero" w:date="2019-05-08T17:54:00Z"/>
          <w:rFonts w:asciiTheme="minorHAnsi" w:eastAsiaTheme="minorEastAsia" w:hAnsiTheme="minorHAnsi" w:cstheme="minorBidi"/>
          <w:noProof/>
          <w:color w:val="auto"/>
          <w:sz w:val="22"/>
          <w:szCs w:val="22"/>
          <w:lang w:eastAsia="es-ES"/>
        </w:rPr>
      </w:pPr>
      <w:ins w:id="101"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"_Toc8230532"</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Colores y eventos del tema</w:t>
        </w:r>
        <w:r>
          <w:rPr>
            <w:noProof/>
          </w:rPr>
          <w:tab/>
        </w:r>
        <w:r>
          <w:rPr>
            <w:noProof/>
          </w:rPr>
          <w:fldChar w:fldCharType="begin"/>
        </w:r>
        <w:r>
          <w:rPr>
            <w:noProof/>
          </w:rPr>
          <w:instrText xml:space="preserve"> PAGEREF _Toc8230532 \h </w:instrText>
        </w:r>
      </w:ins>
      <w:r>
        <w:rPr>
          <w:noProof/>
        </w:rPr>
      </w:r>
      <w:r>
        <w:rPr>
          <w:noProof/>
        </w:rPr>
        <w:fldChar w:fldCharType="separate"/>
      </w:r>
      <w:ins w:id="102" w:author="Juan Carlos Romero" w:date="2019-05-08T17:54:00Z">
        <w:r>
          <w:rPr>
            <w:noProof/>
          </w:rPr>
          <w:t>14</w:t>
        </w:r>
        <w:r>
          <w:rPr>
            <w:noProof/>
          </w:rPr>
          <w:fldChar w:fldCharType="end"/>
        </w:r>
        <w:r w:rsidRPr="00314D46">
          <w:rPr>
            <w:rStyle w:val="Hipervnculo"/>
            <w:noProof/>
          </w:rPr>
          <w:fldChar w:fldCharType="end"/>
        </w:r>
      </w:ins>
    </w:p>
    <w:p w:rsidR="00C37E7D" w:rsidRDefault="00C37E7D">
      <w:pPr>
        <w:pStyle w:val="TDC3"/>
        <w:tabs>
          <w:tab w:val="right" w:leader="dot" w:pos="8777"/>
        </w:tabs>
        <w:rPr>
          <w:ins w:id="103" w:author="Juan Carlos Romero" w:date="2019-05-08T17:54:00Z"/>
          <w:rFonts w:asciiTheme="minorHAnsi" w:eastAsiaTheme="minorEastAsia" w:hAnsiTheme="minorHAnsi" w:cstheme="minorBidi"/>
          <w:noProof/>
          <w:color w:val="auto"/>
          <w:sz w:val="22"/>
          <w:szCs w:val="22"/>
          <w:lang w:eastAsia="es-ES"/>
        </w:rPr>
      </w:pPr>
      <w:ins w:id="104"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"_Toc8230533"</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Control de errores</w:t>
        </w:r>
        <w:r>
          <w:rPr>
            <w:noProof/>
          </w:rPr>
          <w:tab/>
        </w:r>
        <w:r>
          <w:rPr>
            <w:noProof/>
          </w:rPr>
          <w:fldChar w:fldCharType="begin"/>
        </w:r>
        <w:r>
          <w:rPr>
            <w:noProof/>
          </w:rPr>
          <w:instrText xml:space="preserve"> PAGEREF _Toc8230533 \h </w:instrText>
        </w:r>
      </w:ins>
      <w:r>
        <w:rPr>
          <w:noProof/>
        </w:rPr>
      </w:r>
      <w:r>
        <w:rPr>
          <w:noProof/>
        </w:rPr>
        <w:fldChar w:fldCharType="separate"/>
      </w:r>
      <w:ins w:id="105" w:author="Juan Carlos Romero" w:date="2019-05-08T17:54:00Z">
        <w:r>
          <w:rPr>
            <w:noProof/>
          </w:rPr>
          <w:t>15</w:t>
        </w:r>
        <w:r>
          <w:rPr>
            <w:noProof/>
          </w:rPr>
          <w:fldChar w:fldCharType="end"/>
        </w:r>
        <w:r w:rsidRPr="00314D46">
          <w:rPr>
            <w:rStyle w:val="Hipervnculo"/>
            <w:noProof/>
          </w:rPr>
          <w:fldChar w:fldCharType="end"/>
        </w:r>
      </w:ins>
    </w:p>
    <w:p w:rsidR="00C37E7D" w:rsidRDefault="00C37E7D">
      <w:pPr>
        <w:pStyle w:val="TDC3"/>
        <w:tabs>
          <w:tab w:val="right" w:leader="dot" w:pos="8777"/>
        </w:tabs>
        <w:rPr>
          <w:ins w:id="106" w:author="Juan Carlos Romero" w:date="2019-05-08T17:54:00Z"/>
          <w:rFonts w:asciiTheme="minorHAnsi" w:eastAsiaTheme="minorEastAsia" w:hAnsiTheme="minorHAnsi" w:cstheme="minorBidi"/>
          <w:noProof/>
          <w:color w:val="auto"/>
          <w:sz w:val="22"/>
          <w:szCs w:val="22"/>
          <w:lang w:eastAsia="es-ES"/>
        </w:rPr>
      </w:pPr>
      <w:ins w:id="107"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"_Toc8230534"</w:instrText>
        </w:r>
        <w:r w:rsidRPr="00314D46">
          <w:rPr>
            <w:rStyle w:val="Hipervnculo"/>
            <w:noProof/>
          </w:rPr>
          <w:instrText xml:space="preserve"> </w:instrText>
        </w:r>
        <w:r w:rsidRPr="00314D46">
          <w:rPr>
            <w:rStyle w:val="Hipervnculo"/>
            <w:noProof/>
          </w:rPr>
          <w:fldChar w:fldCharType="separate"/>
        </w:r>
        <w:r w:rsidRPr="00314D46">
          <w:rPr>
            <w:rStyle w:val="Hipervnculo"/>
            <w:noProof/>
          </w:rPr>
          <w:t>Idiomas</w:t>
        </w:r>
        <w:r>
          <w:rPr>
            <w:noProof/>
          </w:rPr>
          <w:tab/>
        </w:r>
        <w:r>
          <w:rPr>
            <w:noProof/>
          </w:rPr>
          <w:fldChar w:fldCharType="begin"/>
        </w:r>
        <w:r>
          <w:rPr>
            <w:noProof/>
          </w:rPr>
          <w:instrText xml:space="preserve"> PAGEREF _Toc8230534 \h </w:instrText>
        </w:r>
      </w:ins>
      <w:r>
        <w:rPr>
          <w:noProof/>
        </w:rPr>
      </w:r>
      <w:r>
        <w:rPr>
          <w:noProof/>
        </w:rPr>
        <w:fldChar w:fldCharType="separate"/>
      </w:r>
      <w:ins w:id="108" w:author="Juan Carlos Romero" w:date="2019-05-08T17:54:00Z">
        <w:r>
          <w:rPr>
            <w:noProof/>
          </w:rPr>
          <w:t>16</w:t>
        </w:r>
        <w:r>
          <w:rPr>
            <w:noProof/>
          </w:rPr>
          <w:fldChar w:fldCharType="end"/>
        </w:r>
        <w:r w:rsidRPr="00314D46">
          <w:rPr>
            <w:rStyle w:val="Hipervnculo"/>
            <w:noProof/>
          </w:rPr>
          <w:fldChar w:fldCharType="end"/>
        </w:r>
      </w:ins>
    </w:p>
    <w:p w:rsidR="00C37E7D" w:rsidRDefault="00C37E7D">
      <w:pPr>
        <w:pStyle w:val="TDC2"/>
        <w:tabs>
          <w:tab w:val="right" w:leader="dot" w:pos="8777"/>
        </w:tabs>
        <w:rPr>
          <w:ins w:id="109" w:author="Juan Carlos Romero" w:date="2019-05-08T17:54:00Z"/>
          <w:rFonts w:asciiTheme="minorHAnsi" w:eastAsiaTheme="minorEastAsia" w:hAnsiTheme="minorHAnsi" w:cstheme="minorBidi"/>
          <w:noProof/>
          <w:color w:val="auto"/>
          <w:sz w:val="22"/>
          <w:szCs w:val="22"/>
          <w:lang w:eastAsia="es-ES"/>
        </w:rPr>
      </w:pPr>
      <w:ins w:id="110"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"_Toc8230535"</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Logs</w:t>
        </w:r>
        <w:r>
          <w:rPr>
            <w:noProof/>
          </w:rPr>
          <w:tab/>
        </w:r>
        <w:r>
          <w:rPr>
            <w:noProof/>
          </w:rPr>
          <w:fldChar w:fldCharType="begin"/>
        </w:r>
        <w:r>
          <w:rPr>
            <w:noProof/>
          </w:rPr>
          <w:instrText xml:space="preserve"> PAGEREF _Toc8230535 \h </w:instrText>
        </w:r>
      </w:ins>
      <w:r>
        <w:rPr>
          <w:noProof/>
        </w:rPr>
      </w:r>
      <w:r>
        <w:rPr>
          <w:noProof/>
        </w:rPr>
        <w:fldChar w:fldCharType="separate"/>
      </w:r>
      <w:ins w:id="111" w:author="Juan Carlos Romero" w:date="2019-05-08T17:54:00Z">
        <w:r>
          <w:rPr>
            <w:noProof/>
          </w:rPr>
          <w:t>18</w:t>
        </w:r>
        <w:r>
          <w:rPr>
            <w:noProof/>
          </w:rPr>
          <w:fldChar w:fldCharType="end"/>
        </w:r>
        <w:r w:rsidRPr="00314D46">
          <w:rPr>
            <w:rStyle w:val="Hipervnculo"/>
            <w:noProof/>
          </w:rPr>
          <w:fldChar w:fldCharType="end"/>
        </w:r>
      </w:ins>
    </w:p>
    <w:p w:rsidR="00C37E7D" w:rsidRDefault="00C37E7D">
      <w:pPr>
        <w:pStyle w:val="TDC3"/>
        <w:tabs>
          <w:tab w:val="right" w:leader="dot" w:pos="8777"/>
        </w:tabs>
        <w:rPr>
          <w:ins w:id="112" w:author="Juan Carlos Romero" w:date="2019-05-08T17:54:00Z"/>
          <w:rFonts w:asciiTheme="minorHAnsi" w:eastAsiaTheme="minorEastAsia" w:hAnsiTheme="minorHAnsi" w:cstheme="minorBidi"/>
          <w:noProof/>
          <w:color w:val="auto"/>
          <w:sz w:val="22"/>
          <w:szCs w:val="22"/>
          <w:lang w:eastAsia="es-ES"/>
        </w:rPr>
      </w:pPr>
      <w:ins w:id="113"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"_Toc8230536"</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Configuración</w:t>
        </w:r>
        <w:r>
          <w:rPr>
            <w:noProof/>
          </w:rPr>
          <w:tab/>
        </w:r>
        <w:r>
          <w:rPr>
            <w:noProof/>
          </w:rPr>
          <w:fldChar w:fldCharType="begin"/>
        </w:r>
        <w:r>
          <w:rPr>
            <w:noProof/>
          </w:rPr>
          <w:instrText xml:space="preserve"> PAGEREF _Toc8230536 \h </w:instrText>
        </w:r>
      </w:ins>
      <w:r>
        <w:rPr>
          <w:noProof/>
        </w:rPr>
      </w:r>
      <w:r>
        <w:rPr>
          <w:noProof/>
        </w:rPr>
        <w:fldChar w:fldCharType="separate"/>
      </w:r>
      <w:ins w:id="114" w:author="Juan Carlos Romero" w:date="2019-05-08T17:54:00Z">
        <w:r>
          <w:rPr>
            <w:noProof/>
          </w:rPr>
          <w:t>18</w:t>
        </w:r>
        <w:r>
          <w:rPr>
            <w:noProof/>
          </w:rPr>
          <w:fldChar w:fldCharType="end"/>
        </w:r>
        <w:r w:rsidRPr="00314D46">
          <w:rPr>
            <w:rStyle w:val="Hipervnculo"/>
            <w:noProof/>
          </w:rPr>
          <w:fldChar w:fldCharType="end"/>
        </w:r>
      </w:ins>
    </w:p>
    <w:p w:rsidR="00C37E7D" w:rsidRDefault="00C37E7D">
      <w:pPr>
        <w:pStyle w:val="TDC3"/>
        <w:tabs>
          <w:tab w:val="right" w:leader="dot" w:pos="8777"/>
        </w:tabs>
        <w:rPr>
          <w:ins w:id="115" w:author="Juan Carlos Romero" w:date="2019-05-08T17:54:00Z"/>
          <w:rFonts w:asciiTheme="minorHAnsi" w:eastAsiaTheme="minorEastAsia" w:hAnsiTheme="minorHAnsi" w:cstheme="minorBidi"/>
          <w:noProof/>
          <w:color w:val="auto"/>
          <w:sz w:val="22"/>
          <w:szCs w:val="22"/>
          <w:lang w:eastAsia="es-ES"/>
        </w:rPr>
      </w:pPr>
      <w:ins w:id="116"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"_Toc8230537"</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Uso</w:t>
        </w:r>
        <w:r>
          <w:rPr>
            <w:noProof/>
          </w:rPr>
          <w:tab/>
        </w:r>
        <w:r>
          <w:rPr>
            <w:noProof/>
          </w:rPr>
          <w:fldChar w:fldCharType="begin"/>
        </w:r>
        <w:r>
          <w:rPr>
            <w:noProof/>
          </w:rPr>
          <w:instrText xml:space="preserve"> PAGEREF _Toc8230537 \h </w:instrText>
        </w:r>
      </w:ins>
      <w:r>
        <w:rPr>
          <w:noProof/>
        </w:rPr>
      </w:r>
      <w:r>
        <w:rPr>
          <w:noProof/>
        </w:rPr>
        <w:fldChar w:fldCharType="separate"/>
      </w:r>
      <w:ins w:id="117" w:author="Juan Carlos Romero" w:date="2019-05-08T17:54:00Z">
        <w:r>
          <w:rPr>
            <w:noProof/>
          </w:rPr>
          <w:t>18</w:t>
        </w:r>
        <w:r>
          <w:rPr>
            <w:noProof/>
          </w:rPr>
          <w:fldChar w:fldCharType="end"/>
        </w:r>
        <w:r w:rsidRPr="00314D46">
          <w:rPr>
            <w:rStyle w:val="Hipervnculo"/>
            <w:noProof/>
          </w:rPr>
          <w:fldChar w:fldCharType="end"/>
        </w:r>
      </w:ins>
    </w:p>
    <w:p w:rsidR="00C37E7D" w:rsidRDefault="00C37E7D">
      <w:pPr>
        <w:pStyle w:val="TDC2"/>
        <w:tabs>
          <w:tab w:val="right" w:leader="dot" w:pos="8777"/>
        </w:tabs>
        <w:rPr>
          <w:ins w:id="118" w:author="Juan Carlos Romero" w:date="2019-05-08T17:54:00Z"/>
          <w:rFonts w:asciiTheme="minorHAnsi" w:eastAsiaTheme="minorEastAsia" w:hAnsiTheme="minorHAnsi" w:cstheme="minorBidi"/>
          <w:noProof/>
          <w:color w:val="auto"/>
          <w:sz w:val="22"/>
          <w:szCs w:val="22"/>
          <w:lang w:eastAsia="es-ES"/>
        </w:rPr>
      </w:pPr>
      <w:ins w:id="119"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"_Toc8230538"</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Toast</w:t>
        </w:r>
        <w:r>
          <w:rPr>
            <w:noProof/>
          </w:rPr>
          <w:tab/>
        </w:r>
        <w:r>
          <w:rPr>
            <w:noProof/>
          </w:rPr>
          <w:fldChar w:fldCharType="begin"/>
        </w:r>
        <w:r>
          <w:rPr>
            <w:noProof/>
          </w:rPr>
          <w:instrText xml:space="preserve"> PAGEREF _Toc8230538 \h </w:instrText>
        </w:r>
      </w:ins>
      <w:r>
        <w:rPr>
          <w:noProof/>
        </w:rPr>
      </w:r>
      <w:r>
        <w:rPr>
          <w:noProof/>
        </w:rPr>
        <w:fldChar w:fldCharType="separate"/>
      </w:r>
      <w:ins w:id="120" w:author="Juan Carlos Romero" w:date="2019-05-08T17:54:00Z">
        <w:r>
          <w:rPr>
            <w:noProof/>
          </w:rPr>
          <w:t>18</w:t>
        </w:r>
        <w:r>
          <w:rPr>
            <w:noProof/>
          </w:rPr>
          <w:fldChar w:fldCharType="end"/>
        </w:r>
        <w:r w:rsidRPr="00314D46">
          <w:rPr>
            <w:rStyle w:val="Hipervnculo"/>
            <w:noProof/>
          </w:rPr>
          <w:fldChar w:fldCharType="end"/>
        </w:r>
      </w:ins>
    </w:p>
    <w:p w:rsidR="00C37E7D" w:rsidRDefault="00C37E7D">
      <w:pPr>
        <w:pStyle w:val="TDC3"/>
        <w:tabs>
          <w:tab w:val="right" w:leader="dot" w:pos="8777"/>
        </w:tabs>
        <w:rPr>
          <w:ins w:id="121" w:author="Juan Carlos Romero" w:date="2019-05-08T17:54:00Z"/>
          <w:rFonts w:asciiTheme="minorHAnsi" w:eastAsiaTheme="minorEastAsia" w:hAnsiTheme="minorHAnsi" w:cstheme="minorBidi"/>
          <w:noProof/>
          <w:color w:val="auto"/>
          <w:sz w:val="22"/>
          <w:szCs w:val="22"/>
          <w:lang w:eastAsia="es-ES"/>
        </w:rPr>
      </w:pPr>
      <w:ins w:id="122"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"_Toc8230539"</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Configuración</w:t>
        </w:r>
        <w:r>
          <w:rPr>
            <w:noProof/>
          </w:rPr>
          <w:tab/>
        </w:r>
        <w:r>
          <w:rPr>
            <w:noProof/>
          </w:rPr>
          <w:fldChar w:fldCharType="begin"/>
        </w:r>
        <w:r>
          <w:rPr>
            <w:noProof/>
          </w:rPr>
          <w:instrText xml:space="preserve"> PAGEREF _Toc8230539 \h </w:instrText>
        </w:r>
      </w:ins>
      <w:r>
        <w:rPr>
          <w:noProof/>
        </w:rPr>
      </w:r>
      <w:r>
        <w:rPr>
          <w:noProof/>
        </w:rPr>
        <w:fldChar w:fldCharType="separate"/>
      </w:r>
      <w:ins w:id="123" w:author="Juan Carlos Romero" w:date="2019-05-08T17:54:00Z">
        <w:r>
          <w:rPr>
            <w:noProof/>
          </w:rPr>
          <w:t>18</w:t>
        </w:r>
        <w:r>
          <w:rPr>
            <w:noProof/>
          </w:rPr>
          <w:fldChar w:fldCharType="end"/>
        </w:r>
        <w:r w:rsidRPr="00314D46">
          <w:rPr>
            <w:rStyle w:val="Hipervnculo"/>
            <w:noProof/>
          </w:rPr>
          <w:fldChar w:fldCharType="end"/>
        </w:r>
      </w:ins>
    </w:p>
    <w:p w:rsidR="00C37E7D" w:rsidRDefault="00C37E7D">
      <w:pPr>
        <w:pStyle w:val="TDC3"/>
        <w:tabs>
          <w:tab w:val="right" w:leader="dot" w:pos="8777"/>
        </w:tabs>
        <w:rPr>
          <w:ins w:id="124" w:author="Juan Carlos Romero" w:date="2019-05-08T17:54:00Z"/>
          <w:rFonts w:asciiTheme="minorHAnsi" w:eastAsiaTheme="minorEastAsia" w:hAnsiTheme="minorHAnsi" w:cstheme="minorBidi"/>
          <w:noProof/>
          <w:color w:val="auto"/>
          <w:sz w:val="22"/>
          <w:szCs w:val="22"/>
          <w:lang w:eastAsia="es-ES"/>
        </w:rPr>
      </w:pPr>
      <w:ins w:id="125"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"_Toc8230540"</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Uso</w:t>
        </w:r>
        <w:r>
          <w:rPr>
            <w:noProof/>
          </w:rPr>
          <w:tab/>
        </w:r>
        <w:r>
          <w:rPr>
            <w:noProof/>
          </w:rPr>
          <w:fldChar w:fldCharType="begin"/>
        </w:r>
        <w:r>
          <w:rPr>
            <w:noProof/>
          </w:rPr>
          <w:instrText xml:space="preserve"> PAGEREF _Toc8230540 \h </w:instrText>
        </w:r>
      </w:ins>
      <w:r>
        <w:rPr>
          <w:noProof/>
        </w:rPr>
      </w:r>
      <w:r>
        <w:rPr>
          <w:noProof/>
        </w:rPr>
        <w:fldChar w:fldCharType="separate"/>
      </w:r>
      <w:ins w:id="126" w:author="Juan Carlos Romero" w:date="2019-05-08T17:54:00Z">
        <w:r>
          <w:rPr>
            <w:noProof/>
          </w:rPr>
          <w:t>19</w:t>
        </w:r>
        <w:r>
          <w:rPr>
            <w:noProof/>
          </w:rPr>
          <w:fldChar w:fldCharType="end"/>
        </w:r>
        <w:r w:rsidRPr="00314D46">
          <w:rPr>
            <w:rStyle w:val="Hipervnculo"/>
            <w:noProof/>
          </w:rPr>
          <w:fldChar w:fldCharType="end"/>
        </w:r>
      </w:ins>
    </w:p>
    <w:p w:rsidR="00C37E7D" w:rsidRDefault="00C37E7D">
      <w:pPr>
        <w:pStyle w:val="TDC2"/>
        <w:tabs>
          <w:tab w:val="right" w:leader="dot" w:pos="8777"/>
        </w:tabs>
        <w:rPr>
          <w:ins w:id="127" w:author="Juan Carlos Romero" w:date="2019-05-08T17:54:00Z"/>
          <w:rFonts w:asciiTheme="minorHAnsi" w:eastAsiaTheme="minorEastAsia" w:hAnsiTheme="minorHAnsi" w:cstheme="minorBidi"/>
          <w:noProof/>
          <w:color w:val="auto"/>
          <w:sz w:val="22"/>
          <w:szCs w:val="22"/>
          <w:lang w:eastAsia="es-ES"/>
        </w:rPr>
      </w:pPr>
      <w:ins w:id="128" w:author="Juan Carlos Romero" w:date="2019-05-08T17:54:00Z">
        <w:r w:rsidRPr="00314D46">
          <w:rPr>
            <w:rStyle w:val="Hipervnculo"/>
            <w:noProof/>
          </w:rPr>
          <w:fldChar w:fldCharType="begin"/>
        </w:r>
        <w:r w:rsidRPr="00314D46">
          <w:rPr>
            <w:rStyle w:val="Hipervnculo"/>
            <w:noProof/>
          </w:rPr>
          <w:instrText xml:space="preserve"> </w:instrText>
        </w:r>
        <w:r>
          <w:rPr>
            <w:noProof/>
          </w:rPr>
          <w:instrText>HYPERLINK \l "_Toc8230541"</w:instrText>
        </w:r>
        <w:r w:rsidRPr="00314D46">
          <w:rPr>
            <w:rStyle w:val="Hipervnculo"/>
            <w:noProof/>
          </w:rPr>
          <w:instrText xml:space="preserve"> </w:instrText>
        </w:r>
        <w:r w:rsidRPr="00314D46">
          <w:rPr>
            <w:rStyle w:val="Hipervnculo"/>
            <w:noProof/>
          </w:rPr>
          <w:fldChar w:fldCharType="separate"/>
        </w:r>
        <w:r w:rsidRPr="00314D46">
          <w:rPr>
            <w:rStyle w:val="Hipervnculo"/>
            <w:noProof/>
            <w:lang w:eastAsia="es-ES"/>
          </w:rPr>
          <w:t>Servicio de paneles</w:t>
        </w:r>
        <w:r>
          <w:rPr>
            <w:noProof/>
          </w:rPr>
          <w:tab/>
        </w:r>
        <w:r>
          <w:rPr>
            <w:noProof/>
          </w:rPr>
          <w:fldChar w:fldCharType="begin"/>
        </w:r>
        <w:r>
          <w:rPr>
            <w:noProof/>
          </w:rPr>
          <w:instrText xml:space="preserve"> PAGEREF _Toc8230541 \h </w:instrText>
        </w:r>
      </w:ins>
      <w:r>
        <w:rPr>
          <w:noProof/>
        </w:rPr>
      </w:r>
      <w:r>
        <w:rPr>
          <w:noProof/>
        </w:rPr>
        <w:fldChar w:fldCharType="separate"/>
      </w:r>
      <w:ins w:id="129" w:author="Juan Carlos Romero" w:date="2019-05-08T17:54:00Z">
        <w:r>
          <w:rPr>
            <w:noProof/>
          </w:rPr>
          <w:t>19</w:t>
        </w:r>
        <w:r>
          <w:rPr>
            <w:noProof/>
          </w:rPr>
          <w:fldChar w:fldCharType="end"/>
        </w:r>
        <w:r w:rsidRPr="00314D46">
          <w:rPr>
            <w:rStyle w:val="Hipervnculo"/>
            <w:noProof/>
          </w:rPr>
          <w:fldChar w:fldCharType="end"/>
        </w:r>
      </w:ins>
    </w:p>
    <w:p w:rsidR="003453F1" w:rsidDel="00C37E7D" w:rsidRDefault="003453F1">
      <w:pPr>
        <w:pStyle w:val="TDC1"/>
        <w:tabs>
          <w:tab w:val="right" w:leader="dot" w:pos="8777"/>
        </w:tabs>
        <w:rPr>
          <w:del w:id="130" w:author="Juan Carlos Romero" w:date="2019-05-08T17:54:00Z"/>
          <w:rFonts w:asciiTheme="minorHAnsi" w:eastAsiaTheme="minorEastAsia" w:hAnsiTheme="minorHAnsi" w:cstheme="minorBidi"/>
          <w:noProof/>
          <w:color w:val="auto"/>
          <w:sz w:val="22"/>
          <w:szCs w:val="22"/>
          <w:lang w:eastAsia="es-ES"/>
        </w:rPr>
      </w:pPr>
      <w:del w:id="131" w:author="Juan Carlos Romero" w:date="2019-05-08T17:54:00Z">
        <w:r w:rsidRPr="00C37E7D" w:rsidDel="00C37E7D">
          <w:rPr>
            <w:rPrChange w:id="132" w:author="Juan Carlos Romero" w:date="2019-05-08T17:54:00Z">
              <w:rPr>
                <w:rStyle w:val="Hipervnculo"/>
                <w:noProof/>
                <w:lang w:eastAsia="es-ES"/>
              </w:rPr>
            </w:rPrChange>
          </w:rPr>
          <w:delText>Gestión de código con GIT</w:delText>
        </w:r>
        <w:r w:rsidDel="00C37E7D">
          <w:rPr>
            <w:noProof/>
          </w:rPr>
          <w:tab/>
          <w:delText>3</w:delText>
        </w:r>
      </w:del>
    </w:p>
    <w:p w:rsidR="003453F1" w:rsidDel="00C37E7D" w:rsidRDefault="003453F1">
      <w:pPr>
        <w:pStyle w:val="TDC2"/>
        <w:tabs>
          <w:tab w:val="right" w:leader="dot" w:pos="8777"/>
        </w:tabs>
        <w:rPr>
          <w:del w:id="133" w:author="Juan Carlos Romero" w:date="2019-05-08T17:54:00Z"/>
          <w:rFonts w:asciiTheme="minorHAnsi" w:eastAsiaTheme="minorEastAsia" w:hAnsiTheme="minorHAnsi" w:cstheme="minorBidi"/>
          <w:noProof/>
          <w:color w:val="auto"/>
          <w:sz w:val="22"/>
          <w:szCs w:val="22"/>
          <w:lang w:eastAsia="es-ES"/>
        </w:rPr>
      </w:pPr>
      <w:del w:id="134" w:author="Juan Carlos Romero" w:date="2019-05-08T17:54:00Z">
        <w:r w:rsidRPr="00C37E7D" w:rsidDel="00C37E7D">
          <w:rPr>
            <w:rPrChange w:id="135" w:author="Juan Carlos Romero" w:date="2019-05-08T17:54:00Z">
              <w:rPr>
                <w:rStyle w:val="Hipervnculo"/>
                <w:noProof/>
                <w:lang w:eastAsia="es-ES"/>
              </w:rPr>
            </w:rPrChange>
          </w:rPr>
          <w:delText>Clonando un proyecto con submódulos</w:delText>
        </w:r>
        <w:r w:rsidDel="00C37E7D">
          <w:rPr>
            <w:noProof/>
          </w:rPr>
          <w:tab/>
          <w:delText>3</w:delText>
        </w:r>
      </w:del>
    </w:p>
    <w:p w:rsidR="003453F1" w:rsidDel="00C37E7D" w:rsidRDefault="003453F1">
      <w:pPr>
        <w:pStyle w:val="TDC2"/>
        <w:tabs>
          <w:tab w:val="right" w:leader="dot" w:pos="8777"/>
        </w:tabs>
        <w:rPr>
          <w:del w:id="136" w:author="Juan Carlos Romero" w:date="2019-05-08T17:54:00Z"/>
          <w:rFonts w:asciiTheme="minorHAnsi" w:eastAsiaTheme="minorEastAsia" w:hAnsiTheme="minorHAnsi" w:cstheme="minorBidi"/>
          <w:noProof/>
          <w:color w:val="auto"/>
          <w:sz w:val="22"/>
          <w:szCs w:val="22"/>
          <w:lang w:eastAsia="es-ES"/>
        </w:rPr>
      </w:pPr>
      <w:del w:id="137" w:author="Juan Carlos Romero" w:date="2019-05-08T17:54:00Z">
        <w:r w:rsidRPr="00C37E7D" w:rsidDel="00C37E7D">
          <w:rPr>
            <w:rPrChange w:id="138" w:author="Juan Carlos Romero" w:date="2019-05-08T17:54:00Z">
              <w:rPr>
                <w:rStyle w:val="Hipervnculo"/>
                <w:noProof/>
                <w:lang w:eastAsia="es-ES"/>
              </w:rPr>
            </w:rPrChange>
          </w:rPr>
          <w:delText>Pasos para clonar el proyecto tierra3</w:delText>
        </w:r>
        <w:r w:rsidDel="00C37E7D">
          <w:rPr>
            <w:noProof/>
          </w:rPr>
          <w:tab/>
          <w:delText>3</w:delText>
        </w:r>
      </w:del>
    </w:p>
    <w:p w:rsidR="003453F1" w:rsidDel="00C37E7D" w:rsidRDefault="003453F1">
      <w:pPr>
        <w:pStyle w:val="TDC2"/>
        <w:tabs>
          <w:tab w:val="right" w:leader="dot" w:pos="8777"/>
        </w:tabs>
        <w:rPr>
          <w:del w:id="139" w:author="Juan Carlos Romero" w:date="2019-05-08T17:54:00Z"/>
          <w:rFonts w:asciiTheme="minorHAnsi" w:eastAsiaTheme="minorEastAsia" w:hAnsiTheme="minorHAnsi" w:cstheme="minorBidi"/>
          <w:noProof/>
          <w:color w:val="auto"/>
          <w:sz w:val="22"/>
          <w:szCs w:val="22"/>
          <w:lang w:eastAsia="es-ES"/>
        </w:rPr>
      </w:pPr>
      <w:del w:id="140" w:author="Juan Carlos Romero" w:date="2019-05-08T17:54:00Z">
        <w:r w:rsidRPr="00C37E7D" w:rsidDel="00C37E7D">
          <w:rPr>
            <w:rPrChange w:id="141" w:author="Juan Carlos Romero" w:date="2019-05-08T17:54:00Z">
              <w:rPr>
                <w:rStyle w:val="Hipervnculo"/>
                <w:noProof/>
                <w:lang w:eastAsia="es-ES"/>
              </w:rPr>
            </w:rPrChange>
          </w:rPr>
          <w:delText>Gestión de código en el submódulo</w:delText>
        </w:r>
        <w:r w:rsidDel="00C37E7D">
          <w:rPr>
            <w:noProof/>
          </w:rPr>
          <w:tab/>
          <w:delText>3</w:delText>
        </w:r>
      </w:del>
    </w:p>
    <w:p w:rsidR="003453F1" w:rsidDel="00C37E7D" w:rsidRDefault="003453F1">
      <w:pPr>
        <w:pStyle w:val="TDC2"/>
        <w:tabs>
          <w:tab w:val="right" w:leader="dot" w:pos="8777"/>
        </w:tabs>
        <w:rPr>
          <w:del w:id="142" w:author="Juan Carlos Romero" w:date="2019-05-08T17:54:00Z"/>
          <w:rFonts w:asciiTheme="minorHAnsi" w:eastAsiaTheme="minorEastAsia" w:hAnsiTheme="minorHAnsi" w:cstheme="minorBidi"/>
          <w:noProof/>
          <w:color w:val="auto"/>
          <w:sz w:val="22"/>
          <w:szCs w:val="22"/>
          <w:lang w:eastAsia="es-ES"/>
        </w:rPr>
      </w:pPr>
      <w:del w:id="143" w:author="Juan Carlos Romero" w:date="2019-05-08T17:54:00Z">
        <w:r w:rsidRPr="00C37E7D" w:rsidDel="00C37E7D">
          <w:rPr>
            <w:rPrChange w:id="144" w:author="Juan Carlos Romero" w:date="2019-05-08T17:54:00Z">
              <w:rPr>
                <w:rStyle w:val="Hipervnculo"/>
                <w:noProof/>
                <w:lang w:eastAsia="es-ES"/>
              </w:rPr>
            </w:rPrChange>
          </w:rPr>
          <w:delText>Subida de versiones en el submódulo</w:delText>
        </w:r>
        <w:r w:rsidDel="00C37E7D">
          <w:rPr>
            <w:noProof/>
          </w:rPr>
          <w:tab/>
          <w:delText>5</w:delText>
        </w:r>
      </w:del>
    </w:p>
    <w:p w:rsidR="003453F1" w:rsidDel="00C37E7D" w:rsidRDefault="003453F1">
      <w:pPr>
        <w:pStyle w:val="TDC1"/>
        <w:tabs>
          <w:tab w:val="right" w:leader="dot" w:pos="8777"/>
        </w:tabs>
        <w:rPr>
          <w:del w:id="145" w:author="Juan Carlos Romero" w:date="2019-05-08T17:54:00Z"/>
          <w:rFonts w:asciiTheme="minorHAnsi" w:eastAsiaTheme="minorEastAsia" w:hAnsiTheme="minorHAnsi" w:cstheme="minorBidi"/>
          <w:noProof/>
          <w:color w:val="auto"/>
          <w:sz w:val="22"/>
          <w:szCs w:val="22"/>
          <w:lang w:eastAsia="es-ES"/>
        </w:rPr>
      </w:pPr>
      <w:del w:id="146" w:author="Juan Carlos Romero" w:date="2019-05-08T17:54:00Z">
        <w:r w:rsidRPr="00C37E7D" w:rsidDel="00C37E7D">
          <w:rPr>
            <w:rPrChange w:id="147" w:author="Juan Carlos Romero" w:date="2019-05-08T17:54:00Z">
              <w:rPr>
                <w:rStyle w:val="Hipervnculo"/>
                <w:rFonts w:cstheme="minorHAnsi"/>
                <w:noProof/>
              </w:rPr>
            </w:rPrChange>
          </w:rPr>
          <w:delText>Entorno de desarrollo.</w:delText>
        </w:r>
        <w:r w:rsidDel="00C37E7D">
          <w:rPr>
            <w:noProof/>
          </w:rPr>
          <w:tab/>
          <w:delText>5</w:delText>
        </w:r>
      </w:del>
    </w:p>
    <w:p w:rsidR="003453F1" w:rsidDel="00C37E7D" w:rsidRDefault="003453F1">
      <w:pPr>
        <w:pStyle w:val="TDC2"/>
        <w:tabs>
          <w:tab w:val="right" w:leader="dot" w:pos="8777"/>
        </w:tabs>
        <w:rPr>
          <w:del w:id="148" w:author="Juan Carlos Romero" w:date="2019-05-08T17:54:00Z"/>
          <w:rFonts w:asciiTheme="minorHAnsi" w:eastAsiaTheme="minorEastAsia" w:hAnsiTheme="minorHAnsi" w:cstheme="minorBidi"/>
          <w:noProof/>
          <w:color w:val="auto"/>
          <w:sz w:val="22"/>
          <w:szCs w:val="22"/>
          <w:lang w:eastAsia="es-ES"/>
        </w:rPr>
      </w:pPr>
      <w:del w:id="149" w:author="Juan Carlos Romero" w:date="2019-05-08T17:54:00Z">
        <w:r w:rsidRPr="00C37E7D" w:rsidDel="00C37E7D">
          <w:rPr>
            <w:rPrChange w:id="150" w:author="Juan Carlos Romero" w:date="2019-05-08T17:54:00Z">
              <w:rPr>
                <w:rStyle w:val="Hipervnculo"/>
                <w:noProof/>
              </w:rPr>
            </w:rPrChange>
          </w:rPr>
          <w:delText>Extensiones  necesarias</w:delText>
        </w:r>
        <w:r w:rsidDel="00C37E7D">
          <w:rPr>
            <w:noProof/>
          </w:rPr>
          <w:tab/>
          <w:delText>5</w:delText>
        </w:r>
      </w:del>
    </w:p>
    <w:p w:rsidR="003453F1" w:rsidDel="00C37E7D" w:rsidRDefault="003453F1">
      <w:pPr>
        <w:pStyle w:val="TDC2"/>
        <w:tabs>
          <w:tab w:val="right" w:leader="dot" w:pos="8777"/>
        </w:tabs>
        <w:rPr>
          <w:del w:id="151" w:author="Juan Carlos Romero" w:date="2019-05-08T17:54:00Z"/>
          <w:rFonts w:asciiTheme="minorHAnsi" w:eastAsiaTheme="minorEastAsia" w:hAnsiTheme="minorHAnsi" w:cstheme="minorBidi"/>
          <w:noProof/>
          <w:color w:val="auto"/>
          <w:sz w:val="22"/>
          <w:szCs w:val="22"/>
          <w:lang w:eastAsia="es-ES"/>
        </w:rPr>
      </w:pPr>
      <w:del w:id="152" w:author="Juan Carlos Romero" w:date="2019-05-08T17:54:00Z">
        <w:r w:rsidRPr="00C37E7D" w:rsidDel="00C37E7D">
          <w:rPr>
            <w:rPrChange w:id="153" w:author="Juan Carlos Romero" w:date="2019-05-08T17:54:00Z">
              <w:rPr>
                <w:rStyle w:val="Hipervnculo"/>
                <w:noProof/>
              </w:rPr>
            </w:rPrChange>
          </w:rPr>
          <w:delText>Extensiones recomendadas</w:delText>
        </w:r>
        <w:r w:rsidDel="00C37E7D">
          <w:rPr>
            <w:noProof/>
          </w:rPr>
          <w:tab/>
          <w:delText>6</w:delText>
        </w:r>
      </w:del>
    </w:p>
    <w:p w:rsidR="003453F1" w:rsidDel="00C37E7D" w:rsidRDefault="003453F1">
      <w:pPr>
        <w:pStyle w:val="TDC1"/>
        <w:tabs>
          <w:tab w:val="right" w:leader="dot" w:pos="8777"/>
        </w:tabs>
        <w:rPr>
          <w:del w:id="154" w:author="Juan Carlos Romero" w:date="2019-05-08T17:54:00Z"/>
          <w:rFonts w:asciiTheme="minorHAnsi" w:eastAsiaTheme="minorEastAsia" w:hAnsiTheme="minorHAnsi" w:cstheme="minorBidi"/>
          <w:noProof/>
          <w:color w:val="auto"/>
          <w:sz w:val="22"/>
          <w:szCs w:val="22"/>
          <w:lang w:eastAsia="es-ES"/>
        </w:rPr>
      </w:pPr>
      <w:del w:id="155" w:author="Juan Carlos Romero" w:date="2019-05-08T17:54:00Z">
        <w:r w:rsidRPr="00C37E7D" w:rsidDel="00C37E7D">
          <w:rPr>
            <w:rPrChange w:id="156" w:author="Juan Carlos Romero" w:date="2019-05-08T17:54:00Z">
              <w:rPr>
                <w:rStyle w:val="Hipervnculo"/>
                <w:noProof/>
              </w:rPr>
            </w:rPrChange>
          </w:rPr>
          <w:delText>Librerías principales añadidas al proyecto</w:delText>
        </w:r>
        <w:r w:rsidDel="00C37E7D">
          <w:rPr>
            <w:noProof/>
          </w:rPr>
          <w:tab/>
          <w:delText>6</w:delText>
        </w:r>
      </w:del>
    </w:p>
    <w:p w:rsidR="003453F1" w:rsidDel="00C37E7D" w:rsidRDefault="003453F1">
      <w:pPr>
        <w:pStyle w:val="TDC2"/>
        <w:tabs>
          <w:tab w:val="right" w:leader="dot" w:pos="8777"/>
        </w:tabs>
        <w:rPr>
          <w:del w:id="157" w:author="Juan Carlos Romero" w:date="2019-05-08T17:54:00Z"/>
          <w:rFonts w:asciiTheme="minorHAnsi" w:eastAsiaTheme="minorEastAsia" w:hAnsiTheme="minorHAnsi" w:cstheme="minorBidi"/>
          <w:noProof/>
          <w:color w:val="auto"/>
          <w:sz w:val="22"/>
          <w:szCs w:val="22"/>
          <w:lang w:eastAsia="es-ES"/>
        </w:rPr>
      </w:pPr>
      <w:del w:id="158" w:author="Juan Carlos Romero" w:date="2019-05-08T17:54:00Z">
        <w:r w:rsidRPr="00C37E7D" w:rsidDel="00C37E7D">
          <w:rPr>
            <w:rPrChange w:id="159" w:author="Juan Carlos Romero" w:date="2019-05-08T17:54:00Z">
              <w:rPr>
                <w:rStyle w:val="Hipervnculo"/>
                <w:noProof/>
              </w:rPr>
            </w:rPrChange>
          </w:rPr>
          <w:delText>PrimeNG</w:delText>
        </w:r>
        <w:r w:rsidDel="00C37E7D">
          <w:rPr>
            <w:noProof/>
          </w:rPr>
          <w:tab/>
          <w:delText>6</w:delText>
        </w:r>
      </w:del>
    </w:p>
    <w:p w:rsidR="003453F1" w:rsidDel="00C37E7D" w:rsidRDefault="003453F1">
      <w:pPr>
        <w:pStyle w:val="TDC2"/>
        <w:tabs>
          <w:tab w:val="right" w:leader="dot" w:pos="8777"/>
        </w:tabs>
        <w:rPr>
          <w:del w:id="160" w:author="Juan Carlos Romero" w:date="2019-05-08T17:54:00Z"/>
          <w:rFonts w:asciiTheme="minorHAnsi" w:eastAsiaTheme="minorEastAsia" w:hAnsiTheme="minorHAnsi" w:cstheme="minorBidi"/>
          <w:noProof/>
          <w:color w:val="auto"/>
          <w:sz w:val="22"/>
          <w:szCs w:val="22"/>
          <w:lang w:eastAsia="es-ES"/>
        </w:rPr>
      </w:pPr>
      <w:del w:id="161" w:author="Juan Carlos Romero" w:date="2019-05-08T17:54:00Z">
        <w:r w:rsidRPr="00C37E7D" w:rsidDel="00C37E7D">
          <w:rPr>
            <w:rPrChange w:id="162" w:author="Juan Carlos Romero" w:date="2019-05-08T17:54:00Z">
              <w:rPr>
                <w:rStyle w:val="Hipervnculo"/>
                <w:noProof/>
              </w:rPr>
            </w:rPrChange>
          </w:rPr>
          <w:delText>FlexGrid</w:delText>
        </w:r>
        <w:r w:rsidDel="00C37E7D">
          <w:rPr>
            <w:noProof/>
          </w:rPr>
          <w:tab/>
          <w:delText>6</w:delText>
        </w:r>
      </w:del>
    </w:p>
    <w:p w:rsidR="003453F1" w:rsidDel="00C37E7D" w:rsidRDefault="003453F1">
      <w:pPr>
        <w:pStyle w:val="TDC2"/>
        <w:tabs>
          <w:tab w:val="right" w:leader="dot" w:pos="8777"/>
        </w:tabs>
        <w:rPr>
          <w:del w:id="163" w:author="Juan Carlos Romero" w:date="2019-05-08T17:54:00Z"/>
          <w:rFonts w:asciiTheme="minorHAnsi" w:eastAsiaTheme="minorEastAsia" w:hAnsiTheme="minorHAnsi" w:cstheme="minorBidi"/>
          <w:noProof/>
          <w:color w:val="auto"/>
          <w:sz w:val="22"/>
          <w:szCs w:val="22"/>
          <w:lang w:eastAsia="es-ES"/>
        </w:rPr>
      </w:pPr>
      <w:del w:id="164" w:author="Juan Carlos Romero" w:date="2019-05-08T17:54:00Z">
        <w:r w:rsidRPr="00C37E7D" w:rsidDel="00C37E7D">
          <w:rPr>
            <w:rPrChange w:id="165" w:author="Juan Carlos Romero" w:date="2019-05-08T17:54:00Z">
              <w:rPr>
                <w:rStyle w:val="Hipervnculo"/>
                <w:noProof/>
              </w:rPr>
            </w:rPrChange>
          </w:rPr>
          <w:delText>Openlayers</w:delText>
        </w:r>
        <w:r w:rsidDel="00C37E7D">
          <w:rPr>
            <w:noProof/>
          </w:rPr>
          <w:tab/>
          <w:delText>6</w:delText>
        </w:r>
      </w:del>
    </w:p>
    <w:p w:rsidR="003453F1" w:rsidDel="00C37E7D" w:rsidRDefault="003453F1">
      <w:pPr>
        <w:pStyle w:val="TDC2"/>
        <w:tabs>
          <w:tab w:val="right" w:leader="dot" w:pos="8777"/>
        </w:tabs>
        <w:rPr>
          <w:del w:id="166" w:author="Juan Carlos Romero" w:date="2019-05-08T17:54:00Z"/>
          <w:rFonts w:asciiTheme="minorHAnsi" w:eastAsiaTheme="minorEastAsia" w:hAnsiTheme="minorHAnsi" w:cstheme="minorBidi"/>
          <w:noProof/>
          <w:color w:val="auto"/>
          <w:sz w:val="22"/>
          <w:szCs w:val="22"/>
          <w:lang w:eastAsia="es-ES"/>
        </w:rPr>
      </w:pPr>
      <w:del w:id="167" w:author="Juan Carlos Romero" w:date="2019-05-08T17:54:00Z">
        <w:r w:rsidRPr="00C37E7D" w:rsidDel="00C37E7D">
          <w:rPr>
            <w:rPrChange w:id="168" w:author="Juan Carlos Romero" w:date="2019-05-08T17:54:00Z">
              <w:rPr>
                <w:rStyle w:val="Hipervnculo"/>
                <w:noProof/>
              </w:rPr>
            </w:rPrChange>
          </w:rPr>
          <w:delText>Proj4js</w:delText>
        </w:r>
        <w:r w:rsidDel="00C37E7D">
          <w:rPr>
            <w:noProof/>
          </w:rPr>
          <w:tab/>
          <w:delText>6</w:delText>
        </w:r>
      </w:del>
    </w:p>
    <w:p w:rsidR="003453F1" w:rsidDel="00C37E7D" w:rsidRDefault="003453F1">
      <w:pPr>
        <w:pStyle w:val="TDC2"/>
        <w:tabs>
          <w:tab w:val="right" w:leader="dot" w:pos="8777"/>
        </w:tabs>
        <w:rPr>
          <w:del w:id="169" w:author="Juan Carlos Romero" w:date="2019-05-08T17:54:00Z"/>
          <w:rFonts w:asciiTheme="minorHAnsi" w:eastAsiaTheme="minorEastAsia" w:hAnsiTheme="minorHAnsi" w:cstheme="minorBidi"/>
          <w:noProof/>
          <w:color w:val="auto"/>
          <w:sz w:val="22"/>
          <w:szCs w:val="22"/>
          <w:lang w:eastAsia="es-ES"/>
        </w:rPr>
      </w:pPr>
      <w:del w:id="170" w:author="Juan Carlos Romero" w:date="2019-05-08T17:54:00Z">
        <w:r w:rsidRPr="00C37E7D" w:rsidDel="00C37E7D">
          <w:rPr>
            <w:rPrChange w:id="171" w:author="Juan Carlos Romero" w:date="2019-05-08T17:54:00Z">
              <w:rPr>
                <w:rStyle w:val="Hipervnculo"/>
                <w:noProof/>
              </w:rPr>
            </w:rPrChange>
          </w:rPr>
          <w:delText>Font Awesome</w:delText>
        </w:r>
        <w:r w:rsidDel="00C37E7D">
          <w:rPr>
            <w:noProof/>
          </w:rPr>
          <w:tab/>
          <w:delText>6</w:delText>
        </w:r>
      </w:del>
    </w:p>
    <w:p w:rsidR="003453F1" w:rsidDel="00C37E7D" w:rsidRDefault="003453F1">
      <w:pPr>
        <w:pStyle w:val="TDC1"/>
        <w:tabs>
          <w:tab w:val="right" w:leader="dot" w:pos="8777"/>
        </w:tabs>
        <w:rPr>
          <w:del w:id="172" w:author="Juan Carlos Romero" w:date="2019-05-08T17:54:00Z"/>
          <w:rFonts w:asciiTheme="minorHAnsi" w:eastAsiaTheme="minorEastAsia" w:hAnsiTheme="minorHAnsi" w:cstheme="minorBidi"/>
          <w:noProof/>
          <w:color w:val="auto"/>
          <w:sz w:val="22"/>
          <w:szCs w:val="22"/>
          <w:lang w:eastAsia="es-ES"/>
        </w:rPr>
      </w:pPr>
      <w:del w:id="173" w:author="Juan Carlos Romero" w:date="2019-05-08T17:54:00Z">
        <w:r w:rsidRPr="00C37E7D" w:rsidDel="00C37E7D">
          <w:rPr>
            <w:rPrChange w:id="174" w:author="Juan Carlos Romero" w:date="2019-05-08T17:54:00Z">
              <w:rPr>
                <w:rStyle w:val="Hipervnculo"/>
                <w:noProof/>
                <w:lang w:eastAsia="es-ES"/>
              </w:rPr>
            </w:rPrChange>
          </w:rPr>
          <w:delText>Scripts</w:delText>
        </w:r>
        <w:r w:rsidDel="00C37E7D">
          <w:rPr>
            <w:noProof/>
          </w:rPr>
          <w:tab/>
          <w:delText>6</w:delText>
        </w:r>
      </w:del>
    </w:p>
    <w:p w:rsidR="003453F1" w:rsidDel="00C37E7D" w:rsidRDefault="003453F1">
      <w:pPr>
        <w:pStyle w:val="TDC2"/>
        <w:tabs>
          <w:tab w:val="right" w:leader="dot" w:pos="8777"/>
        </w:tabs>
        <w:rPr>
          <w:del w:id="175" w:author="Juan Carlos Romero" w:date="2019-05-08T17:54:00Z"/>
          <w:rFonts w:asciiTheme="minorHAnsi" w:eastAsiaTheme="minorEastAsia" w:hAnsiTheme="minorHAnsi" w:cstheme="minorBidi"/>
          <w:noProof/>
          <w:color w:val="auto"/>
          <w:sz w:val="22"/>
          <w:szCs w:val="22"/>
          <w:lang w:eastAsia="es-ES"/>
        </w:rPr>
      </w:pPr>
      <w:del w:id="176" w:author="Juan Carlos Romero" w:date="2019-05-08T17:54:00Z">
        <w:r w:rsidRPr="00C37E7D" w:rsidDel="00C37E7D">
          <w:rPr>
            <w:rPrChange w:id="177" w:author="Juan Carlos Romero" w:date="2019-05-08T17:54:00Z">
              <w:rPr>
                <w:rStyle w:val="Hipervnculo"/>
                <w:noProof/>
                <w:lang w:eastAsia="es-ES"/>
              </w:rPr>
            </w:rPrChange>
          </w:rPr>
          <w:delText>Development server</w:delText>
        </w:r>
        <w:r w:rsidDel="00C37E7D">
          <w:rPr>
            <w:noProof/>
          </w:rPr>
          <w:tab/>
          <w:delText>6</w:delText>
        </w:r>
      </w:del>
    </w:p>
    <w:p w:rsidR="003453F1" w:rsidDel="00C37E7D" w:rsidRDefault="003453F1">
      <w:pPr>
        <w:pStyle w:val="TDC2"/>
        <w:tabs>
          <w:tab w:val="right" w:leader="dot" w:pos="8777"/>
        </w:tabs>
        <w:rPr>
          <w:del w:id="178" w:author="Juan Carlos Romero" w:date="2019-05-08T17:54:00Z"/>
          <w:rFonts w:asciiTheme="minorHAnsi" w:eastAsiaTheme="minorEastAsia" w:hAnsiTheme="minorHAnsi" w:cstheme="minorBidi"/>
          <w:noProof/>
          <w:color w:val="auto"/>
          <w:sz w:val="22"/>
          <w:szCs w:val="22"/>
          <w:lang w:eastAsia="es-ES"/>
        </w:rPr>
      </w:pPr>
      <w:del w:id="179" w:author="Juan Carlos Romero" w:date="2019-05-08T17:54:00Z">
        <w:r w:rsidRPr="00C37E7D" w:rsidDel="00C37E7D">
          <w:rPr>
            <w:rPrChange w:id="180" w:author="Juan Carlos Romero" w:date="2019-05-08T17:54:00Z">
              <w:rPr>
                <w:rStyle w:val="Hipervnculo"/>
                <w:noProof/>
                <w:lang w:eastAsia="es-ES"/>
              </w:rPr>
            </w:rPrChange>
          </w:rPr>
          <w:delText>Code scaffolding</w:delText>
        </w:r>
        <w:r w:rsidDel="00C37E7D">
          <w:rPr>
            <w:noProof/>
          </w:rPr>
          <w:tab/>
          <w:delText>6</w:delText>
        </w:r>
      </w:del>
    </w:p>
    <w:p w:rsidR="003453F1" w:rsidDel="00C37E7D" w:rsidRDefault="003453F1">
      <w:pPr>
        <w:pStyle w:val="TDC2"/>
        <w:tabs>
          <w:tab w:val="right" w:leader="dot" w:pos="8777"/>
        </w:tabs>
        <w:rPr>
          <w:del w:id="181" w:author="Juan Carlos Romero" w:date="2019-05-08T17:54:00Z"/>
          <w:rFonts w:asciiTheme="minorHAnsi" w:eastAsiaTheme="minorEastAsia" w:hAnsiTheme="minorHAnsi" w:cstheme="minorBidi"/>
          <w:noProof/>
          <w:color w:val="auto"/>
          <w:sz w:val="22"/>
          <w:szCs w:val="22"/>
          <w:lang w:eastAsia="es-ES"/>
        </w:rPr>
      </w:pPr>
      <w:del w:id="182" w:author="Juan Carlos Romero" w:date="2019-05-08T17:54:00Z">
        <w:r w:rsidRPr="00C37E7D" w:rsidDel="00C37E7D">
          <w:rPr>
            <w:rPrChange w:id="183" w:author="Juan Carlos Romero" w:date="2019-05-08T17:54:00Z">
              <w:rPr>
                <w:rStyle w:val="Hipervnculo"/>
                <w:noProof/>
                <w:lang w:eastAsia="es-ES"/>
              </w:rPr>
            </w:rPrChange>
          </w:rPr>
          <w:lastRenderedPageBreak/>
          <w:delText>Construir</w:delText>
        </w:r>
        <w:r w:rsidDel="00C37E7D">
          <w:rPr>
            <w:noProof/>
          </w:rPr>
          <w:tab/>
          <w:delText>7</w:delText>
        </w:r>
      </w:del>
    </w:p>
    <w:p w:rsidR="003453F1" w:rsidDel="00C37E7D" w:rsidRDefault="003453F1">
      <w:pPr>
        <w:pStyle w:val="TDC2"/>
        <w:tabs>
          <w:tab w:val="right" w:leader="dot" w:pos="8777"/>
        </w:tabs>
        <w:rPr>
          <w:del w:id="184" w:author="Juan Carlos Romero" w:date="2019-05-08T17:54:00Z"/>
          <w:rFonts w:asciiTheme="minorHAnsi" w:eastAsiaTheme="minorEastAsia" w:hAnsiTheme="minorHAnsi" w:cstheme="minorBidi"/>
          <w:noProof/>
          <w:color w:val="auto"/>
          <w:sz w:val="22"/>
          <w:szCs w:val="22"/>
          <w:lang w:eastAsia="es-ES"/>
        </w:rPr>
      </w:pPr>
      <w:del w:id="185" w:author="Juan Carlos Romero" w:date="2019-05-08T17:54:00Z">
        <w:r w:rsidRPr="00C37E7D" w:rsidDel="00C37E7D">
          <w:rPr>
            <w:rPrChange w:id="186" w:author="Juan Carlos Romero" w:date="2019-05-08T17:54:00Z">
              <w:rPr>
                <w:rStyle w:val="Hipervnculo"/>
                <w:noProof/>
                <w:lang w:eastAsia="es-ES"/>
              </w:rPr>
            </w:rPrChange>
          </w:rPr>
          <w:delText>Documentación</w:delText>
        </w:r>
        <w:r w:rsidDel="00C37E7D">
          <w:rPr>
            <w:noProof/>
          </w:rPr>
          <w:tab/>
          <w:delText>7</w:delText>
        </w:r>
      </w:del>
    </w:p>
    <w:p w:rsidR="003453F1" w:rsidDel="00C37E7D" w:rsidRDefault="003453F1">
      <w:pPr>
        <w:pStyle w:val="TDC2"/>
        <w:tabs>
          <w:tab w:val="right" w:leader="dot" w:pos="8777"/>
        </w:tabs>
        <w:rPr>
          <w:del w:id="187" w:author="Juan Carlos Romero" w:date="2019-05-08T17:54:00Z"/>
          <w:rFonts w:asciiTheme="minorHAnsi" w:eastAsiaTheme="minorEastAsia" w:hAnsiTheme="minorHAnsi" w:cstheme="minorBidi"/>
          <w:noProof/>
          <w:color w:val="auto"/>
          <w:sz w:val="22"/>
          <w:szCs w:val="22"/>
          <w:lang w:eastAsia="es-ES"/>
        </w:rPr>
      </w:pPr>
      <w:del w:id="188" w:author="Juan Carlos Romero" w:date="2019-05-08T17:54:00Z">
        <w:r w:rsidRPr="00C37E7D" w:rsidDel="00C37E7D">
          <w:rPr>
            <w:rPrChange w:id="189" w:author="Juan Carlos Romero" w:date="2019-05-08T17:54:00Z">
              <w:rPr>
                <w:rStyle w:val="Hipervnculo"/>
                <w:noProof/>
                <w:lang w:eastAsia="es-ES"/>
              </w:rPr>
            </w:rPrChange>
          </w:rPr>
          <w:delText>Ayuda adicional</w:delText>
        </w:r>
        <w:r w:rsidDel="00C37E7D">
          <w:rPr>
            <w:noProof/>
          </w:rPr>
          <w:tab/>
          <w:delText>7</w:delText>
        </w:r>
      </w:del>
    </w:p>
    <w:p w:rsidR="003453F1" w:rsidDel="00C37E7D" w:rsidRDefault="003453F1">
      <w:pPr>
        <w:pStyle w:val="TDC1"/>
        <w:tabs>
          <w:tab w:val="right" w:leader="dot" w:pos="8777"/>
        </w:tabs>
        <w:rPr>
          <w:del w:id="190" w:author="Juan Carlos Romero" w:date="2019-05-08T17:54:00Z"/>
          <w:rFonts w:asciiTheme="minorHAnsi" w:eastAsiaTheme="minorEastAsia" w:hAnsiTheme="minorHAnsi" w:cstheme="minorBidi"/>
          <w:noProof/>
          <w:color w:val="auto"/>
          <w:sz w:val="22"/>
          <w:szCs w:val="22"/>
          <w:lang w:eastAsia="es-ES"/>
        </w:rPr>
      </w:pPr>
      <w:del w:id="191" w:author="Juan Carlos Romero" w:date="2019-05-08T17:54:00Z">
        <w:r w:rsidRPr="00C37E7D" w:rsidDel="00C37E7D">
          <w:rPr>
            <w:rPrChange w:id="192" w:author="Juan Carlos Romero" w:date="2019-05-08T17:54:00Z">
              <w:rPr>
                <w:rStyle w:val="Hipervnculo"/>
                <w:noProof/>
                <w:lang w:eastAsia="es-ES"/>
              </w:rPr>
            </w:rPrChange>
          </w:rPr>
          <w:delText>Módulo Tema</w:delText>
        </w:r>
        <w:r w:rsidDel="00C37E7D">
          <w:rPr>
            <w:noProof/>
          </w:rPr>
          <w:tab/>
          <w:delText>7</w:delText>
        </w:r>
      </w:del>
    </w:p>
    <w:p w:rsidR="003453F1" w:rsidDel="00C37E7D" w:rsidRDefault="003453F1">
      <w:pPr>
        <w:pStyle w:val="TDC2"/>
        <w:tabs>
          <w:tab w:val="right" w:leader="dot" w:pos="8777"/>
        </w:tabs>
        <w:rPr>
          <w:del w:id="193" w:author="Juan Carlos Romero" w:date="2019-05-08T17:54:00Z"/>
          <w:rFonts w:asciiTheme="minorHAnsi" w:eastAsiaTheme="minorEastAsia" w:hAnsiTheme="minorHAnsi" w:cstheme="minorBidi"/>
          <w:noProof/>
          <w:color w:val="auto"/>
          <w:sz w:val="22"/>
          <w:szCs w:val="22"/>
          <w:lang w:eastAsia="es-ES"/>
        </w:rPr>
      </w:pPr>
      <w:del w:id="194" w:author="Juan Carlos Romero" w:date="2019-05-08T17:54:00Z">
        <w:r w:rsidRPr="00C37E7D" w:rsidDel="00C37E7D">
          <w:rPr>
            <w:rPrChange w:id="195" w:author="Juan Carlos Romero" w:date="2019-05-08T17:54:00Z">
              <w:rPr>
                <w:rStyle w:val="Hipervnculo"/>
                <w:noProof/>
                <w:lang w:eastAsia="es-ES"/>
              </w:rPr>
            </w:rPrChange>
          </w:rPr>
          <w:delText>Layouts</w:delText>
        </w:r>
        <w:r w:rsidDel="00C37E7D">
          <w:rPr>
            <w:noProof/>
          </w:rPr>
          <w:tab/>
          <w:delText>7</w:delText>
        </w:r>
      </w:del>
    </w:p>
    <w:p w:rsidR="003453F1" w:rsidDel="00C37E7D" w:rsidRDefault="003453F1">
      <w:pPr>
        <w:pStyle w:val="TDC3"/>
        <w:tabs>
          <w:tab w:val="right" w:leader="dot" w:pos="8777"/>
        </w:tabs>
        <w:rPr>
          <w:del w:id="196" w:author="Juan Carlos Romero" w:date="2019-05-08T17:54:00Z"/>
          <w:rFonts w:asciiTheme="minorHAnsi" w:eastAsiaTheme="minorEastAsia" w:hAnsiTheme="minorHAnsi" w:cstheme="minorBidi"/>
          <w:noProof/>
          <w:color w:val="auto"/>
          <w:sz w:val="22"/>
          <w:szCs w:val="22"/>
          <w:lang w:eastAsia="es-ES"/>
        </w:rPr>
      </w:pPr>
      <w:del w:id="197" w:author="Juan Carlos Romero" w:date="2019-05-08T17:54:00Z">
        <w:r w:rsidRPr="00C37E7D" w:rsidDel="00C37E7D">
          <w:rPr>
            <w:rPrChange w:id="198" w:author="Juan Carlos Romero" w:date="2019-05-08T17:54:00Z">
              <w:rPr>
                <w:rStyle w:val="Hipervnculo"/>
                <w:noProof/>
              </w:rPr>
            </w:rPrChange>
          </w:rPr>
          <w:delText>the-visor-layout</w:delText>
        </w:r>
        <w:r w:rsidDel="00C37E7D">
          <w:rPr>
            <w:noProof/>
          </w:rPr>
          <w:tab/>
          <w:delText>7</w:delText>
        </w:r>
      </w:del>
    </w:p>
    <w:p w:rsidR="003453F1" w:rsidDel="00C37E7D" w:rsidRDefault="003453F1">
      <w:pPr>
        <w:pStyle w:val="TDC2"/>
        <w:tabs>
          <w:tab w:val="right" w:leader="dot" w:pos="8777"/>
        </w:tabs>
        <w:rPr>
          <w:del w:id="199" w:author="Juan Carlos Romero" w:date="2019-05-08T17:54:00Z"/>
          <w:rFonts w:asciiTheme="minorHAnsi" w:eastAsiaTheme="minorEastAsia" w:hAnsiTheme="minorHAnsi" w:cstheme="minorBidi"/>
          <w:noProof/>
          <w:color w:val="auto"/>
          <w:sz w:val="22"/>
          <w:szCs w:val="22"/>
          <w:lang w:eastAsia="es-ES"/>
        </w:rPr>
      </w:pPr>
      <w:del w:id="200" w:author="Juan Carlos Romero" w:date="2019-05-08T17:54:00Z">
        <w:r w:rsidRPr="00C37E7D" w:rsidDel="00C37E7D">
          <w:rPr>
            <w:rPrChange w:id="201" w:author="Juan Carlos Romero" w:date="2019-05-08T17:54:00Z">
              <w:rPr>
                <w:rStyle w:val="Hipervnculo"/>
                <w:noProof/>
                <w:lang w:eastAsia="es-ES"/>
              </w:rPr>
            </w:rPrChange>
          </w:rPr>
          <w:delText>Componentes</w:delText>
        </w:r>
        <w:r w:rsidDel="00C37E7D">
          <w:rPr>
            <w:noProof/>
          </w:rPr>
          <w:tab/>
          <w:delText>7</w:delText>
        </w:r>
      </w:del>
    </w:p>
    <w:p w:rsidR="003453F1" w:rsidDel="00C37E7D" w:rsidRDefault="003453F1">
      <w:pPr>
        <w:pStyle w:val="TDC3"/>
        <w:tabs>
          <w:tab w:val="right" w:leader="dot" w:pos="8777"/>
        </w:tabs>
        <w:rPr>
          <w:del w:id="202" w:author="Juan Carlos Romero" w:date="2019-05-08T17:54:00Z"/>
          <w:rFonts w:asciiTheme="minorHAnsi" w:eastAsiaTheme="minorEastAsia" w:hAnsiTheme="minorHAnsi" w:cstheme="minorBidi"/>
          <w:noProof/>
          <w:color w:val="auto"/>
          <w:sz w:val="22"/>
          <w:szCs w:val="22"/>
          <w:lang w:eastAsia="es-ES"/>
        </w:rPr>
      </w:pPr>
      <w:del w:id="203" w:author="Juan Carlos Romero" w:date="2019-05-08T17:54:00Z">
        <w:r w:rsidRPr="00C37E7D" w:rsidDel="00C37E7D">
          <w:rPr>
            <w:rPrChange w:id="204" w:author="Juan Carlos Romero" w:date="2019-05-08T17:54:00Z">
              <w:rPr>
                <w:rStyle w:val="Hipervnculo"/>
                <w:noProof/>
                <w:lang w:eastAsia="es-ES"/>
              </w:rPr>
            </w:rPrChange>
          </w:rPr>
          <w:delText>Button</w:delText>
        </w:r>
        <w:r w:rsidDel="00C37E7D">
          <w:rPr>
            <w:noProof/>
          </w:rPr>
          <w:tab/>
          <w:delText>7</w:delText>
        </w:r>
      </w:del>
    </w:p>
    <w:p w:rsidR="003453F1" w:rsidDel="00C37E7D" w:rsidRDefault="003453F1">
      <w:pPr>
        <w:pStyle w:val="TDC3"/>
        <w:tabs>
          <w:tab w:val="right" w:leader="dot" w:pos="8777"/>
        </w:tabs>
        <w:rPr>
          <w:del w:id="205" w:author="Juan Carlos Romero" w:date="2019-05-08T17:54:00Z"/>
          <w:rFonts w:asciiTheme="minorHAnsi" w:eastAsiaTheme="minorEastAsia" w:hAnsiTheme="minorHAnsi" w:cstheme="minorBidi"/>
          <w:noProof/>
          <w:color w:val="auto"/>
          <w:sz w:val="22"/>
          <w:szCs w:val="22"/>
          <w:lang w:eastAsia="es-ES"/>
        </w:rPr>
      </w:pPr>
      <w:del w:id="206" w:author="Juan Carlos Romero" w:date="2019-05-08T17:54:00Z">
        <w:r w:rsidRPr="00C37E7D" w:rsidDel="00C37E7D">
          <w:rPr>
            <w:rPrChange w:id="207" w:author="Juan Carlos Romero" w:date="2019-05-08T17:54:00Z">
              <w:rPr>
                <w:rStyle w:val="Hipervnculo"/>
                <w:noProof/>
                <w:lang w:eastAsia="es-ES"/>
              </w:rPr>
            </w:rPrChange>
          </w:rPr>
          <w:delText>Input Group</w:delText>
        </w:r>
        <w:r w:rsidDel="00C37E7D">
          <w:rPr>
            <w:noProof/>
          </w:rPr>
          <w:tab/>
          <w:delText>8</w:delText>
        </w:r>
      </w:del>
    </w:p>
    <w:p w:rsidR="003453F1" w:rsidDel="00C37E7D" w:rsidRDefault="003453F1">
      <w:pPr>
        <w:pStyle w:val="TDC3"/>
        <w:tabs>
          <w:tab w:val="right" w:leader="dot" w:pos="8777"/>
        </w:tabs>
        <w:rPr>
          <w:del w:id="208" w:author="Juan Carlos Romero" w:date="2019-05-08T17:54:00Z"/>
          <w:rFonts w:asciiTheme="minorHAnsi" w:eastAsiaTheme="minorEastAsia" w:hAnsiTheme="minorHAnsi" w:cstheme="minorBidi"/>
          <w:noProof/>
          <w:color w:val="auto"/>
          <w:sz w:val="22"/>
          <w:szCs w:val="22"/>
          <w:lang w:eastAsia="es-ES"/>
        </w:rPr>
      </w:pPr>
      <w:del w:id="209" w:author="Juan Carlos Romero" w:date="2019-05-08T17:54:00Z">
        <w:r w:rsidRPr="00C37E7D" w:rsidDel="00C37E7D">
          <w:rPr>
            <w:rPrChange w:id="210" w:author="Juan Carlos Romero" w:date="2019-05-08T17:54:00Z">
              <w:rPr>
                <w:rStyle w:val="Hipervnculo"/>
                <w:noProof/>
                <w:lang w:eastAsia="es-ES"/>
              </w:rPr>
            </w:rPrChange>
          </w:rPr>
          <w:delText>Tab Menu</w:delText>
        </w:r>
        <w:r w:rsidDel="00C37E7D">
          <w:rPr>
            <w:noProof/>
          </w:rPr>
          <w:tab/>
          <w:delText>9</w:delText>
        </w:r>
      </w:del>
    </w:p>
    <w:p w:rsidR="003453F1" w:rsidDel="00C37E7D" w:rsidRDefault="003453F1">
      <w:pPr>
        <w:pStyle w:val="TDC3"/>
        <w:tabs>
          <w:tab w:val="right" w:leader="dot" w:pos="8777"/>
        </w:tabs>
        <w:rPr>
          <w:del w:id="211" w:author="Juan Carlos Romero" w:date="2019-05-08T17:54:00Z"/>
          <w:rFonts w:asciiTheme="minorHAnsi" w:eastAsiaTheme="minorEastAsia" w:hAnsiTheme="minorHAnsi" w:cstheme="minorBidi"/>
          <w:noProof/>
          <w:color w:val="auto"/>
          <w:sz w:val="22"/>
          <w:szCs w:val="22"/>
          <w:lang w:eastAsia="es-ES"/>
        </w:rPr>
      </w:pPr>
      <w:del w:id="212" w:author="Juan Carlos Romero" w:date="2019-05-08T17:54:00Z">
        <w:r w:rsidRPr="00C37E7D" w:rsidDel="00C37E7D">
          <w:rPr>
            <w:rPrChange w:id="213" w:author="Juan Carlos Romero" w:date="2019-05-08T17:54:00Z">
              <w:rPr>
                <w:rStyle w:val="Hipervnculo"/>
                <w:noProof/>
                <w:lang w:eastAsia="es-ES"/>
              </w:rPr>
            </w:rPrChange>
          </w:rPr>
          <w:delText>Side Panel</w:delText>
        </w:r>
        <w:r w:rsidDel="00C37E7D">
          <w:rPr>
            <w:noProof/>
          </w:rPr>
          <w:tab/>
          <w:delText>10</w:delText>
        </w:r>
      </w:del>
    </w:p>
    <w:p w:rsidR="003453F1" w:rsidDel="00C37E7D" w:rsidRDefault="003453F1">
      <w:pPr>
        <w:pStyle w:val="TDC3"/>
        <w:tabs>
          <w:tab w:val="right" w:leader="dot" w:pos="8777"/>
        </w:tabs>
        <w:rPr>
          <w:del w:id="214" w:author="Juan Carlos Romero" w:date="2019-05-08T17:54:00Z"/>
          <w:rFonts w:asciiTheme="minorHAnsi" w:eastAsiaTheme="minorEastAsia" w:hAnsiTheme="minorHAnsi" w:cstheme="minorBidi"/>
          <w:noProof/>
          <w:color w:val="auto"/>
          <w:sz w:val="22"/>
          <w:szCs w:val="22"/>
          <w:lang w:eastAsia="es-ES"/>
        </w:rPr>
      </w:pPr>
      <w:del w:id="215" w:author="Juan Carlos Romero" w:date="2019-05-08T17:54:00Z">
        <w:r w:rsidRPr="00C37E7D" w:rsidDel="00C37E7D">
          <w:rPr>
            <w:rPrChange w:id="216" w:author="Juan Carlos Romero" w:date="2019-05-08T17:54:00Z">
              <w:rPr>
                <w:rStyle w:val="Hipervnculo"/>
                <w:noProof/>
                <w:lang w:eastAsia="es-ES"/>
              </w:rPr>
            </w:rPrChange>
          </w:rPr>
          <w:delText>Full Panel</w:delText>
        </w:r>
        <w:r w:rsidDel="00C37E7D">
          <w:rPr>
            <w:noProof/>
          </w:rPr>
          <w:tab/>
          <w:delText>11</w:delText>
        </w:r>
      </w:del>
    </w:p>
    <w:p w:rsidR="003453F1" w:rsidDel="00C37E7D" w:rsidRDefault="003453F1">
      <w:pPr>
        <w:pStyle w:val="TDC3"/>
        <w:tabs>
          <w:tab w:val="right" w:leader="dot" w:pos="8777"/>
        </w:tabs>
        <w:rPr>
          <w:del w:id="217" w:author="Juan Carlos Romero" w:date="2019-05-08T17:54:00Z"/>
          <w:rFonts w:asciiTheme="minorHAnsi" w:eastAsiaTheme="minorEastAsia" w:hAnsiTheme="minorHAnsi" w:cstheme="minorBidi"/>
          <w:noProof/>
          <w:color w:val="auto"/>
          <w:sz w:val="22"/>
          <w:szCs w:val="22"/>
          <w:lang w:eastAsia="es-ES"/>
        </w:rPr>
      </w:pPr>
      <w:del w:id="218" w:author="Juan Carlos Romero" w:date="2019-05-08T17:54:00Z">
        <w:r w:rsidRPr="00C37E7D" w:rsidDel="00C37E7D">
          <w:rPr>
            <w:rPrChange w:id="219" w:author="Juan Carlos Romero" w:date="2019-05-08T17:54:00Z">
              <w:rPr>
                <w:rStyle w:val="Hipervnculo"/>
                <w:noProof/>
                <w:lang w:eastAsia="es-ES"/>
              </w:rPr>
            </w:rPrChange>
          </w:rPr>
          <w:delText>Multipanel</w:delText>
        </w:r>
        <w:r w:rsidDel="00C37E7D">
          <w:rPr>
            <w:noProof/>
          </w:rPr>
          <w:tab/>
          <w:delText>12</w:delText>
        </w:r>
      </w:del>
    </w:p>
    <w:p w:rsidR="003453F1" w:rsidDel="00C37E7D" w:rsidRDefault="003453F1">
      <w:pPr>
        <w:pStyle w:val="TDC3"/>
        <w:tabs>
          <w:tab w:val="right" w:leader="dot" w:pos="8777"/>
        </w:tabs>
        <w:rPr>
          <w:del w:id="220" w:author="Juan Carlos Romero" w:date="2019-05-08T17:54:00Z"/>
          <w:rFonts w:asciiTheme="minorHAnsi" w:eastAsiaTheme="minorEastAsia" w:hAnsiTheme="minorHAnsi" w:cstheme="minorBidi"/>
          <w:noProof/>
          <w:color w:val="auto"/>
          <w:sz w:val="22"/>
          <w:szCs w:val="22"/>
          <w:lang w:eastAsia="es-ES"/>
        </w:rPr>
      </w:pPr>
      <w:del w:id="221" w:author="Juan Carlos Romero" w:date="2019-05-08T17:54:00Z">
        <w:r w:rsidRPr="00C37E7D" w:rsidDel="00C37E7D">
          <w:rPr>
            <w:rPrChange w:id="222" w:author="Juan Carlos Romero" w:date="2019-05-08T17:54:00Z">
              <w:rPr>
                <w:rStyle w:val="Hipervnculo"/>
                <w:noProof/>
                <w:lang w:eastAsia="es-ES"/>
              </w:rPr>
            </w:rPrChange>
          </w:rPr>
          <w:delText>Card</w:delText>
        </w:r>
        <w:r w:rsidDel="00C37E7D">
          <w:rPr>
            <w:noProof/>
          </w:rPr>
          <w:tab/>
          <w:delText>12</w:delText>
        </w:r>
      </w:del>
    </w:p>
    <w:p w:rsidR="003453F1" w:rsidDel="00C37E7D" w:rsidRDefault="003453F1">
      <w:pPr>
        <w:pStyle w:val="TDC3"/>
        <w:tabs>
          <w:tab w:val="right" w:leader="dot" w:pos="8777"/>
        </w:tabs>
        <w:rPr>
          <w:del w:id="223" w:author="Juan Carlos Romero" w:date="2019-05-08T17:54:00Z"/>
          <w:rFonts w:asciiTheme="minorHAnsi" w:eastAsiaTheme="minorEastAsia" w:hAnsiTheme="minorHAnsi" w:cstheme="minorBidi"/>
          <w:noProof/>
          <w:color w:val="auto"/>
          <w:sz w:val="22"/>
          <w:szCs w:val="22"/>
          <w:lang w:eastAsia="es-ES"/>
        </w:rPr>
      </w:pPr>
      <w:del w:id="224" w:author="Juan Carlos Romero" w:date="2019-05-08T17:54:00Z">
        <w:r w:rsidRPr="00C37E7D" w:rsidDel="00C37E7D">
          <w:rPr>
            <w:rPrChange w:id="225" w:author="Juan Carlos Romero" w:date="2019-05-08T17:54:00Z">
              <w:rPr>
                <w:rStyle w:val="Hipervnculo"/>
                <w:noProof/>
                <w:lang w:eastAsia="es-ES"/>
              </w:rPr>
            </w:rPrChange>
          </w:rPr>
          <w:delText>Fieldset</w:delText>
        </w:r>
        <w:r w:rsidDel="00C37E7D">
          <w:rPr>
            <w:noProof/>
          </w:rPr>
          <w:tab/>
          <w:delText>13</w:delText>
        </w:r>
      </w:del>
    </w:p>
    <w:p w:rsidR="003453F1" w:rsidDel="00C37E7D" w:rsidRDefault="003453F1">
      <w:pPr>
        <w:pStyle w:val="TDC2"/>
        <w:tabs>
          <w:tab w:val="right" w:leader="dot" w:pos="8777"/>
        </w:tabs>
        <w:rPr>
          <w:del w:id="226" w:author="Juan Carlos Romero" w:date="2019-05-08T17:54:00Z"/>
          <w:rFonts w:asciiTheme="minorHAnsi" w:eastAsiaTheme="minorEastAsia" w:hAnsiTheme="minorHAnsi" w:cstheme="minorBidi"/>
          <w:noProof/>
          <w:color w:val="auto"/>
          <w:sz w:val="22"/>
          <w:szCs w:val="22"/>
          <w:lang w:eastAsia="es-ES"/>
        </w:rPr>
      </w:pPr>
      <w:del w:id="227" w:author="Juan Carlos Romero" w:date="2019-05-08T17:54:00Z">
        <w:r w:rsidRPr="00C37E7D" w:rsidDel="00C37E7D">
          <w:rPr>
            <w:rPrChange w:id="228" w:author="Juan Carlos Romero" w:date="2019-05-08T17:54:00Z">
              <w:rPr>
                <w:rStyle w:val="Hipervnculo"/>
                <w:noProof/>
                <w:lang w:eastAsia="es-ES"/>
              </w:rPr>
            </w:rPrChange>
          </w:rPr>
          <w:delText>Servicios del tema</w:delText>
        </w:r>
        <w:r w:rsidDel="00C37E7D">
          <w:rPr>
            <w:noProof/>
          </w:rPr>
          <w:tab/>
          <w:delText>14</w:delText>
        </w:r>
      </w:del>
    </w:p>
    <w:p w:rsidR="003453F1" w:rsidDel="00C37E7D" w:rsidRDefault="003453F1">
      <w:pPr>
        <w:pStyle w:val="TDC3"/>
        <w:tabs>
          <w:tab w:val="right" w:leader="dot" w:pos="8777"/>
        </w:tabs>
        <w:rPr>
          <w:del w:id="229" w:author="Juan Carlos Romero" w:date="2019-05-08T17:54:00Z"/>
          <w:rFonts w:asciiTheme="minorHAnsi" w:eastAsiaTheme="minorEastAsia" w:hAnsiTheme="minorHAnsi" w:cstheme="minorBidi"/>
          <w:noProof/>
          <w:color w:val="auto"/>
          <w:sz w:val="22"/>
          <w:szCs w:val="22"/>
          <w:lang w:eastAsia="es-ES"/>
        </w:rPr>
      </w:pPr>
      <w:del w:id="230" w:author="Juan Carlos Romero" w:date="2019-05-08T17:54:00Z">
        <w:r w:rsidRPr="00C37E7D" w:rsidDel="00C37E7D">
          <w:rPr>
            <w:rPrChange w:id="231" w:author="Juan Carlos Romero" w:date="2019-05-08T17:54:00Z">
              <w:rPr>
                <w:rStyle w:val="Hipervnculo"/>
                <w:noProof/>
                <w:lang w:eastAsia="es-ES"/>
              </w:rPr>
            </w:rPrChange>
          </w:rPr>
          <w:delText>Control de errores</w:delText>
        </w:r>
        <w:r w:rsidDel="00C37E7D">
          <w:rPr>
            <w:noProof/>
          </w:rPr>
          <w:tab/>
          <w:delText>14</w:delText>
        </w:r>
      </w:del>
    </w:p>
    <w:p w:rsidR="003453F1" w:rsidDel="00C37E7D" w:rsidRDefault="003453F1">
      <w:pPr>
        <w:pStyle w:val="TDC3"/>
        <w:tabs>
          <w:tab w:val="right" w:leader="dot" w:pos="8777"/>
        </w:tabs>
        <w:rPr>
          <w:del w:id="232" w:author="Juan Carlos Romero" w:date="2019-05-08T17:54:00Z"/>
          <w:rFonts w:asciiTheme="minorHAnsi" w:eastAsiaTheme="minorEastAsia" w:hAnsiTheme="minorHAnsi" w:cstheme="minorBidi"/>
          <w:noProof/>
          <w:color w:val="auto"/>
          <w:sz w:val="22"/>
          <w:szCs w:val="22"/>
          <w:lang w:eastAsia="es-ES"/>
        </w:rPr>
      </w:pPr>
      <w:del w:id="233" w:author="Juan Carlos Romero" w:date="2019-05-08T17:54:00Z">
        <w:r w:rsidRPr="00C37E7D" w:rsidDel="00C37E7D">
          <w:rPr>
            <w:rPrChange w:id="234" w:author="Juan Carlos Romero" w:date="2019-05-08T17:54:00Z">
              <w:rPr>
                <w:rStyle w:val="Hipervnculo"/>
                <w:noProof/>
              </w:rPr>
            </w:rPrChange>
          </w:rPr>
          <w:delText>Idiomas</w:delText>
        </w:r>
        <w:r w:rsidDel="00C37E7D">
          <w:rPr>
            <w:noProof/>
          </w:rPr>
          <w:tab/>
          <w:delText>15</w:delText>
        </w:r>
      </w:del>
    </w:p>
    <w:p w:rsidR="003453F1" w:rsidDel="00C37E7D" w:rsidRDefault="003453F1">
      <w:pPr>
        <w:pStyle w:val="TDC2"/>
        <w:tabs>
          <w:tab w:val="right" w:leader="dot" w:pos="8777"/>
        </w:tabs>
        <w:rPr>
          <w:del w:id="235" w:author="Juan Carlos Romero" w:date="2019-05-08T17:54:00Z"/>
          <w:rFonts w:asciiTheme="minorHAnsi" w:eastAsiaTheme="minorEastAsia" w:hAnsiTheme="minorHAnsi" w:cstheme="minorBidi"/>
          <w:noProof/>
          <w:color w:val="auto"/>
          <w:sz w:val="22"/>
          <w:szCs w:val="22"/>
          <w:lang w:eastAsia="es-ES"/>
        </w:rPr>
      </w:pPr>
      <w:del w:id="236" w:author="Juan Carlos Romero" w:date="2019-05-08T17:54:00Z">
        <w:r w:rsidRPr="00C37E7D" w:rsidDel="00C37E7D">
          <w:rPr>
            <w:rPrChange w:id="237" w:author="Juan Carlos Romero" w:date="2019-05-08T17:54:00Z">
              <w:rPr>
                <w:rStyle w:val="Hipervnculo"/>
                <w:noProof/>
                <w:lang w:eastAsia="es-ES"/>
              </w:rPr>
            </w:rPrChange>
          </w:rPr>
          <w:delText>Logs</w:delText>
        </w:r>
        <w:r w:rsidDel="00C37E7D">
          <w:rPr>
            <w:noProof/>
          </w:rPr>
          <w:tab/>
          <w:delText>16</w:delText>
        </w:r>
      </w:del>
    </w:p>
    <w:p w:rsidR="003453F1" w:rsidDel="00C37E7D" w:rsidRDefault="003453F1">
      <w:pPr>
        <w:pStyle w:val="TDC3"/>
        <w:tabs>
          <w:tab w:val="right" w:leader="dot" w:pos="8777"/>
        </w:tabs>
        <w:rPr>
          <w:del w:id="238" w:author="Juan Carlos Romero" w:date="2019-05-08T17:54:00Z"/>
          <w:rFonts w:asciiTheme="minorHAnsi" w:eastAsiaTheme="minorEastAsia" w:hAnsiTheme="minorHAnsi" w:cstheme="minorBidi"/>
          <w:noProof/>
          <w:color w:val="auto"/>
          <w:sz w:val="22"/>
          <w:szCs w:val="22"/>
          <w:lang w:eastAsia="es-ES"/>
        </w:rPr>
      </w:pPr>
      <w:del w:id="239" w:author="Juan Carlos Romero" w:date="2019-05-08T17:54:00Z">
        <w:r w:rsidRPr="00C37E7D" w:rsidDel="00C37E7D">
          <w:rPr>
            <w:rPrChange w:id="240" w:author="Juan Carlos Romero" w:date="2019-05-08T17:54:00Z">
              <w:rPr>
                <w:rStyle w:val="Hipervnculo"/>
                <w:noProof/>
                <w:lang w:eastAsia="es-ES"/>
              </w:rPr>
            </w:rPrChange>
          </w:rPr>
          <w:delText>Configuración</w:delText>
        </w:r>
        <w:r w:rsidDel="00C37E7D">
          <w:rPr>
            <w:noProof/>
          </w:rPr>
          <w:tab/>
          <w:delText>16</w:delText>
        </w:r>
      </w:del>
    </w:p>
    <w:p w:rsidR="003453F1" w:rsidDel="00C37E7D" w:rsidRDefault="003453F1">
      <w:pPr>
        <w:pStyle w:val="TDC3"/>
        <w:tabs>
          <w:tab w:val="right" w:leader="dot" w:pos="8777"/>
        </w:tabs>
        <w:rPr>
          <w:del w:id="241" w:author="Juan Carlos Romero" w:date="2019-05-08T17:54:00Z"/>
          <w:rFonts w:asciiTheme="minorHAnsi" w:eastAsiaTheme="minorEastAsia" w:hAnsiTheme="minorHAnsi" w:cstheme="minorBidi"/>
          <w:noProof/>
          <w:color w:val="auto"/>
          <w:sz w:val="22"/>
          <w:szCs w:val="22"/>
          <w:lang w:eastAsia="es-ES"/>
        </w:rPr>
      </w:pPr>
      <w:del w:id="242" w:author="Juan Carlos Romero" w:date="2019-05-08T17:54:00Z">
        <w:r w:rsidRPr="00C37E7D" w:rsidDel="00C37E7D">
          <w:rPr>
            <w:rPrChange w:id="243" w:author="Juan Carlos Romero" w:date="2019-05-08T17:54:00Z">
              <w:rPr>
                <w:rStyle w:val="Hipervnculo"/>
                <w:noProof/>
                <w:lang w:eastAsia="es-ES"/>
              </w:rPr>
            </w:rPrChange>
          </w:rPr>
          <w:delText>Uso</w:delText>
        </w:r>
        <w:r w:rsidDel="00C37E7D">
          <w:rPr>
            <w:noProof/>
          </w:rPr>
          <w:tab/>
          <w:delText>17</w:delText>
        </w:r>
      </w:del>
    </w:p>
    <w:p w:rsidR="003453F1" w:rsidDel="00C37E7D" w:rsidRDefault="003453F1">
      <w:pPr>
        <w:pStyle w:val="TDC2"/>
        <w:tabs>
          <w:tab w:val="right" w:leader="dot" w:pos="8777"/>
        </w:tabs>
        <w:rPr>
          <w:del w:id="244" w:author="Juan Carlos Romero" w:date="2019-05-08T17:54:00Z"/>
          <w:rFonts w:asciiTheme="minorHAnsi" w:eastAsiaTheme="minorEastAsia" w:hAnsiTheme="minorHAnsi" w:cstheme="minorBidi"/>
          <w:noProof/>
          <w:color w:val="auto"/>
          <w:sz w:val="22"/>
          <w:szCs w:val="22"/>
          <w:lang w:eastAsia="es-ES"/>
        </w:rPr>
      </w:pPr>
      <w:del w:id="245" w:author="Juan Carlos Romero" w:date="2019-05-08T17:54:00Z">
        <w:r w:rsidRPr="00C37E7D" w:rsidDel="00C37E7D">
          <w:rPr>
            <w:rPrChange w:id="246" w:author="Juan Carlos Romero" w:date="2019-05-08T17:54:00Z">
              <w:rPr>
                <w:rStyle w:val="Hipervnculo"/>
                <w:noProof/>
                <w:lang w:eastAsia="es-ES"/>
              </w:rPr>
            </w:rPrChange>
          </w:rPr>
          <w:delText>Toast</w:delText>
        </w:r>
        <w:r w:rsidDel="00C37E7D">
          <w:rPr>
            <w:noProof/>
          </w:rPr>
          <w:tab/>
          <w:delText>17</w:delText>
        </w:r>
      </w:del>
    </w:p>
    <w:p w:rsidR="003453F1" w:rsidDel="00C37E7D" w:rsidRDefault="003453F1">
      <w:pPr>
        <w:pStyle w:val="TDC3"/>
        <w:tabs>
          <w:tab w:val="right" w:leader="dot" w:pos="8777"/>
        </w:tabs>
        <w:rPr>
          <w:del w:id="247" w:author="Juan Carlos Romero" w:date="2019-05-08T17:54:00Z"/>
          <w:rFonts w:asciiTheme="minorHAnsi" w:eastAsiaTheme="minorEastAsia" w:hAnsiTheme="minorHAnsi" w:cstheme="minorBidi"/>
          <w:noProof/>
          <w:color w:val="auto"/>
          <w:sz w:val="22"/>
          <w:szCs w:val="22"/>
          <w:lang w:eastAsia="es-ES"/>
        </w:rPr>
      </w:pPr>
      <w:del w:id="248" w:author="Juan Carlos Romero" w:date="2019-05-08T17:54:00Z">
        <w:r w:rsidRPr="00C37E7D" w:rsidDel="00C37E7D">
          <w:rPr>
            <w:rPrChange w:id="249" w:author="Juan Carlos Romero" w:date="2019-05-08T17:54:00Z">
              <w:rPr>
                <w:rStyle w:val="Hipervnculo"/>
                <w:noProof/>
                <w:lang w:eastAsia="es-ES"/>
              </w:rPr>
            </w:rPrChange>
          </w:rPr>
          <w:delText>Configuración</w:delText>
        </w:r>
        <w:r w:rsidDel="00C37E7D">
          <w:rPr>
            <w:noProof/>
          </w:rPr>
          <w:tab/>
          <w:delText>17</w:delText>
        </w:r>
      </w:del>
    </w:p>
    <w:p w:rsidR="003453F1" w:rsidDel="00C37E7D" w:rsidRDefault="003453F1">
      <w:pPr>
        <w:pStyle w:val="TDC3"/>
        <w:tabs>
          <w:tab w:val="right" w:leader="dot" w:pos="8777"/>
        </w:tabs>
        <w:rPr>
          <w:del w:id="250" w:author="Juan Carlos Romero" w:date="2019-05-08T17:54:00Z"/>
          <w:rFonts w:asciiTheme="minorHAnsi" w:eastAsiaTheme="minorEastAsia" w:hAnsiTheme="minorHAnsi" w:cstheme="minorBidi"/>
          <w:noProof/>
          <w:color w:val="auto"/>
          <w:sz w:val="22"/>
          <w:szCs w:val="22"/>
          <w:lang w:eastAsia="es-ES"/>
        </w:rPr>
      </w:pPr>
      <w:del w:id="251" w:author="Juan Carlos Romero" w:date="2019-05-08T17:54:00Z">
        <w:r w:rsidRPr="00C37E7D" w:rsidDel="00C37E7D">
          <w:rPr>
            <w:rPrChange w:id="252" w:author="Juan Carlos Romero" w:date="2019-05-08T17:54:00Z">
              <w:rPr>
                <w:rStyle w:val="Hipervnculo"/>
                <w:noProof/>
                <w:lang w:eastAsia="es-ES"/>
              </w:rPr>
            </w:rPrChange>
          </w:rPr>
          <w:delText>Uso</w:delText>
        </w:r>
        <w:r w:rsidDel="00C37E7D">
          <w:rPr>
            <w:noProof/>
          </w:rPr>
          <w:tab/>
          <w:delText>17</w:delText>
        </w:r>
      </w:del>
    </w:p>
    <w:p w:rsidR="003453F1" w:rsidDel="00C37E7D" w:rsidRDefault="003453F1">
      <w:pPr>
        <w:pStyle w:val="TDC2"/>
        <w:tabs>
          <w:tab w:val="right" w:leader="dot" w:pos="8777"/>
        </w:tabs>
        <w:rPr>
          <w:del w:id="253" w:author="Juan Carlos Romero" w:date="2019-05-08T17:54:00Z"/>
          <w:rFonts w:asciiTheme="minorHAnsi" w:eastAsiaTheme="minorEastAsia" w:hAnsiTheme="minorHAnsi" w:cstheme="minorBidi"/>
          <w:noProof/>
          <w:color w:val="auto"/>
          <w:sz w:val="22"/>
          <w:szCs w:val="22"/>
          <w:lang w:eastAsia="es-ES"/>
        </w:rPr>
      </w:pPr>
      <w:del w:id="254" w:author="Juan Carlos Romero" w:date="2019-05-08T17:54:00Z">
        <w:r w:rsidRPr="00C37E7D" w:rsidDel="00C37E7D">
          <w:rPr>
            <w:rPrChange w:id="255" w:author="Juan Carlos Romero" w:date="2019-05-08T17:54:00Z">
              <w:rPr>
                <w:rStyle w:val="Hipervnculo"/>
                <w:noProof/>
                <w:lang w:eastAsia="es-ES"/>
              </w:rPr>
            </w:rPrChange>
          </w:rPr>
          <w:delText>Servicio de paneles</w:delText>
        </w:r>
        <w:r w:rsidDel="00C37E7D">
          <w:rPr>
            <w:noProof/>
          </w:rPr>
          <w:tab/>
          <w:delText>18</w:delText>
        </w:r>
      </w:del>
    </w:p>
    <w:p w:rsidR="009F3B28" w:rsidRDefault="00C30E68">
      <w:r>
        <w:rPr>
          <w:rFonts w:ascii="Arial" w:eastAsia="Times New Roman" w:hAnsi="Arial" w:cs="Times New Roman"/>
          <w:color w:val="404040"/>
          <w:sz w:val="24"/>
        </w:rPr>
        <w:fldChar w:fldCharType="end"/>
      </w:r>
    </w:p>
    <w:p w:rsidR="009F3B28" w:rsidRDefault="009F3B28">
      <w:pPr>
        <w:pageBreakBefore/>
        <w:rPr>
          <w:rFonts w:ascii="Helvetica" w:eastAsia="Times New Roman" w:hAnsi="Helvetica" w:cs="Helvetica"/>
          <w:b/>
          <w:bCs/>
          <w:color w:val="373D49"/>
          <w:sz w:val="48"/>
          <w:szCs w:val="48"/>
          <w:lang w:eastAsia="es-ES"/>
        </w:rPr>
      </w:pPr>
    </w:p>
    <w:p w:rsidR="009F3B28" w:rsidRDefault="00C30E68">
      <w:pPr>
        <w:pStyle w:val="Ttulo"/>
        <w:rPr>
          <w:rFonts w:eastAsia="Times New Roman"/>
        </w:rPr>
      </w:pPr>
      <w:r>
        <w:rPr>
          <w:rFonts w:eastAsia="Times New Roman"/>
        </w:rPr>
        <w:t>Proyecto Tierra3</w:t>
      </w:r>
    </w:p>
    <w:p w:rsidR="009F3B28" w:rsidRDefault="00C30E68">
      <w:r>
        <w:rPr>
          <w:rFonts w:eastAsia="Times New Roman"/>
          <w:lang w:eastAsia="es-ES"/>
        </w:rPr>
        <w:t>Proyecto generado con </w:t>
      </w:r>
      <w:hyperlink r:id="rId8" w:history="1">
        <w:r>
          <w:rPr>
            <w:rFonts w:eastAsia="Times New Roman"/>
            <w:color w:val="35D7BB"/>
            <w:u w:val="single"/>
            <w:lang w:eastAsia="es-ES"/>
          </w:rPr>
          <w:t>Angular CLI</w:t>
        </w:r>
      </w:hyperlink>
      <w:r>
        <w:rPr>
          <w:rFonts w:eastAsia="Times New Roman"/>
          <w:lang w:eastAsia="es-ES"/>
        </w:rPr>
        <w:t> </w:t>
      </w:r>
      <w:proofErr w:type="spellStart"/>
      <w:r>
        <w:rPr>
          <w:rFonts w:eastAsia="Times New Roman"/>
          <w:lang w:eastAsia="es-ES"/>
        </w:rPr>
        <w:t>version</w:t>
      </w:r>
      <w:proofErr w:type="spellEnd"/>
      <w:r>
        <w:rPr>
          <w:rFonts w:eastAsia="Times New Roman"/>
          <w:lang w:eastAsia="es-ES"/>
        </w:rPr>
        <w:t xml:space="preserve"> 7.3.6 usando la versión ~7.2.0 de Angular y ~6.3.3 de </w:t>
      </w:r>
      <w:proofErr w:type="spellStart"/>
      <w:r>
        <w:rPr>
          <w:rFonts w:eastAsia="Times New Roman"/>
          <w:lang w:eastAsia="es-ES"/>
        </w:rPr>
        <w:t>RxJS</w:t>
      </w:r>
      <w:proofErr w:type="spellEnd"/>
    </w:p>
    <w:p w:rsidR="009F3B28" w:rsidRDefault="00C30E68">
      <w:pPr>
        <w:pStyle w:val="Ttulo1"/>
        <w:rPr>
          <w:lang w:eastAsia="es-ES"/>
        </w:rPr>
      </w:pPr>
      <w:bookmarkStart w:id="256" w:name="_Toc5724095"/>
      <w:bookmarkStart w:id="257" w:name="_Toc5789160"/>
      <w:bookmarkStart w:id="258" w:name="_Toc8230499"/>
      <w:r>
        <w:rPr>
          <w:lang w:eastAsia="es-ES"/>
        </w:rPr>
        <w:t>Gestión de código con GIT</w:t>
      </w:r>
      <w:bookmarkEnd w:id="256"/>
      <w:bookmarkEnd w:id="257"/>
      <w:bookmarkEnd w:id="258"/>
    </w:p>
    <w:p w:rsidR="009F3B28" w:rsidRDefault="00C30E68">
      <w:pPr>
        <w:rPr>
          <w:lang w:eastAsia="es-ES"/>
        </w:rPr>
      </w:pPr>
      <w:r>
        <w:rPr>
          <w:lang w:eastAsia="es-ES"/>
        </w:rPr>
        <w:t>El proyecto se encuentra alojado en un repositorio GIT en la siguiente dirección:</w:t>
      </w:r>
    </w:p>
    <w:p w:rsidR="009F3B28" w:rsidRDefault="00C30E68">
      <w:pPr>
        <w:pStyle w:val="Prrafodelista"/>
        <w:numPr>
          <w:ilvl w:val="0"/>
          <w:numId w:val="18"/>
        </w:numPr>
        <w:rPr>
          <w:color w:val="1F497D"/>
        </w:rPr>
      </w:pPr>
      <w:r>
        <w:rPr>
          <w:color w:val="1F497D"/>
        </w:rPr>
        <w:t xml:space="preserve">Acceso desde red interna </w:t>
      </w:r>
      <w:proofErr w:type="spellStart"/>
      <w:r>
        <w:rPr>
          <w:color w:val="1F497D"/>
        </w:rPr>
        <w:t>Cotesa</w:t>
      </w:r>
      <w:proofErr w:type="spellEnd"/>
      <w:r>
        <w:rPr>
          <w:color w:val="1F497D"/>
        </w:rPr>
        <w:t>: ssh://git.grupotecopy.es:22/data/git/tierra3/visor.git</w:t>
      </w:r>
    </w:p>
    <w:p w:rsidR="009F3B28" w:rsidRDefault="00C30E68">
      <w:pPr>
        <w:pStyle w:val="Prrafodelista"/>
        <w:numPr>
          <w:ilvl w:val="0"/>
          <w:numId w:val="18"/>
        </w:numPr>
        <w:rPr>
          <w:color w:val="1F497D"/>
        </w:rPr>
      </w:pPr>
      <w:r>
        <w:rPr>
          <w:color w:val="1F497D"/>
        </w:rPr>
        <w:t>Acceso externo: ssh://git.grupotecopy.es:6007/data/git/tierra3/visor.git</w:t>
      </w:r>
    </w:p>
    <w:p w:rsidR="009F3B28" w:rsidRDefault="00C30E68">
      <w:pPr>
        <w:rPr>
          <w:lang w:eastAsia="es-ES"/>
        </w:rPr>
      </w:pPr>
      <w:r>
        <w:rPr>
          <w:lang w:eastAsia="es-ES"/>
        </w:rPr>
        <w:t xml:space="preserve">Para el desarrollo por parte de dos equipos de sus funcionalidades y en concreto del módulo de usuarios se ha incluido como submódulo del proyecto el repositorio </w:t>
      </w:r>
      <w:proofErr w:type="spellStart"/>
      <w:r>
        <w:rPr>
          <w:lang w:eastAsia="es-ES"/>
        </w:rPr>
        <w:t>git</w:t>
      </w:r>
      <w:proofErr w:type="spellEnd"/>
      <w:r>
        <w:rPr>
          <w:lang w:eastAsia="es-ES"/>
        </w:rPr>
        <w:t xml:space="preserve"> donde se desarrollará este submódulo.</w:t>
      </w:r>
    </w:p>
    <w:p w:rsidR="009F3B28" w:rsidRDefault="00C30E68">
      <w:pPr>
        <w:rPr>
          <w:lang w:eastAsia="es-ES"/>
        </w:rPr>
      </w:pPr>
      <w:r>
        <w:rPr>
          <w:lang w:eastAsia="es-ES"/>
        </w:rPr>
        <w:t>El submódulo de usuarios se encuentra en el siguiente repositorio GIT:</w:t>
      </w:r>
    </w:p>
    <w:p w:rsidR="009F3B28" w:rsidRDefault="00C30E68">
      <w:pPr>
        <w:pStyle w:val="Prrafodelista"/>
        <w:numPr>
          <w:ilvl w:val="0"/>
          <w:numId w:val="19"/>
        </w:numPr>
        <w:rPr>
          <w:color w:val="1F497D"/>
        </w:rPr>
      </w:pPr>
      <w:r>
        <w:rPr>
          <w:color w:val="1F497D"/>
        </w:rPr>
        <w:t xml:space="preserve">Acceso desde red interna </w:t>
      </w:r>
      <w:proofErr w:type="spellStart"/>
      <w:r>
        <w:rPr>
          <w:color w:val="1F497D"/>
        </w:rPr>
        <w:t>Cotesa</w:t>
      </w:r>
      <w:proofErr w:type="spellEnd"/>
      <w:r>
        <w:rPr>
          <w:color w:val="1F497D"/>
        </w:rPr>
        <w:t>: ssh://git.grupotecopy.es:22/data/git/tierra3/visor-users-altia.git</w:t>
      </w:r>
    </w:p>
    <w:p w:rsidR="009F3B28" w:rsidRDefault="00C30E68">
      <w:pPr>
        <w:pStyle w:val="Prrafodelista"/>
        <w:numPr>
          <w:ilvl w:val="0"/>
          <w:numId w:val="19"/>
        </w:numPr>
        <w:rPr>
          <w:color w:val="1F497D"/>
        </w:rPr>
      </w:pPr>
      <w:r>
        <w:rPr>
          <w:color w:val="1F497D"/>
        </w:rPr>
        <w:t>Acceso externo: ssh://git.grupotecopy.es:6007/data/git/tierra3/visor-users-altia.git</w:t>
      </w:r>
    </w:p>
    <w:p w:rsidR="009F3B28" w:rsidRDefault="00C30E68">
      <w:pPr>
        <w:rPr>
          <w:rFonts w:eastAsia="Times New Roman"/>
          <w:lang w:eastAsia="es-ES"/>
        </w:rPr>
      </w:pPr>
      <w:r>
        <w:rPr>
          <w:rFonts w:eastAsia="Times New Roman"/>
          <w:lang w:eastAsia="es-ES"/>
        </w:rPr>
        <w:t xml:space="preserve">Se ha hecho </w:t>
      </w:r>
      <w:proofErr w:type="spellStart"/>
      <w:r w:rsidRPr="00F74067">
        <w:rPr>
          <w:rFonts w:eastAsia="Times New Roman"/>
          <w:i/>
          <w:lang w:eastAsia="es-ES"/>
        </w:rPr>
        <w:t>checkout</w:t>
      </w:r>
      <w:proofErr w:type="spellEnd"/>
      <w:r>
        <w:rPr>
          <w:rFonts w:eastAsia="Times New Roman"/>
          <w:lang w:eastAsia="es-ES"/>
        </w:rPr>
        <w:t xml:space="preserve"> de este repositorio en el proyecto del visor en la carpeta </w:t>
      </w:r>
    </w:p>
    <w:p w:rsidR="009F3B28" w:rsidRDefault="00C30E68">
      <w:pPr>
        <w:rPr>
          <w:rFonts w:eastAsia="Times New Roman"/>
          <w:lang w:eastAsia="es-ES"/>
        </w:rPr>
      </w:pPr>
      <w:proofErr w:type="spellStart"/>
      <w:r>
        <w:rPr>
          <w:rFonts w:eastAsia="Times New Roman"/>
          <w:lang w:eastAsia="es-ES"/>
        </w:rPr>
        <w:t>src</w:t>
      </w:r>
      <w:proofErr w:type="spellEnd"/>
      <w:r>
        <w:rPr>
          <w:rFonts w:eastAsia="Times New Roman"/>
          <w:lang w:eastAsia="es-ES"/>
        </w:rPr>
        <w:t>\app\modules\</w:t>
      </w:r>
      <w:proofErr w:type="spellStart"/>
      <w:r>
        <w:rPr>
          <w:rFonts w:eastAsia="Times New Roman"/>
          <w:lang w:eastAsia="es-ES"/>
        </w:rPr>
        <w:t>users</w:t>
      </w:r>
      <w:proofErr w:type="spellEnd"/>
      <w:r>
        <w:rPr>
          <w:rFonts w:eastAsia="Times New Roman"/>
          <w:lang w:eastAsia="es-ES"/>
        </w:rPr>
        <w:t xml:space="preserve"> de esta forma esta carpeta se comportará como un repositorio </w:t>
      </w:r>
      <w:proofErr w:type="spellStart"/>
      <w:r>
        <w:rPr>
          <w:rFonts w:eastAsia="Times New Roman"/>
          <w:lang w:eastAsia="es-ES"/>
        </w:rPr>
        <w:t>git</w:t>
      </w:r>
      <w:proofErr w:type="spellEnd"/>
      <w:r>
        <w:rPr>
          <w:rFonts w:eastAsia="Times New Roman"/>
          <w:lang w:eastAsia="es-ES"/>
        </w:rPr>
        <w:t xml:space="preserve"> independiente permitiendo hacer sus propios </w:t>
      </w:r>
      <w:proofErr w:type="spellStart"/>
      <w:r>
        <w:rPr>
          <w:rFonts w:eastAsia="Times New Roman"/>
          <w:lang w:eastAsia="es-ES"/>
        </w:rPr>
        <w:t>commits</w:t>
      </w:r>
      <w:proofErr w:type="spellEnd"/>
      <w:r>
        <w:rPr>
          <w:rFonts w:eastAsia="Times New Roman"/>
          <w:lang w:eastAsia="es-ES"/>
        </w:rPr>
        <w:t xml:space="preserve"> y </w:t>
      </w:r>
      <w:proofErr w:type="spellStart"/>
      <w:r>
        <w:rPr>
          <w:rFonts w:eastAsia="Times New Roman"/>
          <w:lang w:eastAsia="es-ES"/>
        </w:rPr>
        <w:t>push</w:t>
      </w:r>
      <w:proofErr w:type="spellEnd"/>
      <w:r>
        <w:rPr>
          <w:rFonts w:eastAsia="Times New Roman"/>
          <w:lang w:eastAsia="es-ES"/>
        </w:rPr>
        <w:t>.</w:t>
      </w:r>
    </w:p>
    <w:p w:rsidR="009F3B28" w:rsidRDefault="00C30E68">
      <w:pPr>
        <w:rPr>
          <w:rFonts w:eastAsia="Times New Roman"/>
          <w:lang w:eastAsia="es-ES"/>
        </w:rPr>
      </w:pPr>
      <w:r>
        <w:rPr>
          <w:rFonts w:eastAsia="Times New Roman"/>
          <w:lang w:eastAsia="es-ES"/>
        </w:rPr>
        <w:t xml:space="preserve">A medida que se vaya avanzando con el módulo se deberán realizar subidas a la rama master con un </w:t>
      </w:r>
      <w:proofErr w:type="spellStart"/>
      <w:r>
        <w:rPr>
          <w:rFonts w:eastAsia="Times New Roman"/>
          <w:lang w:eastAsia="es-ES"/>
        </w:rPr>
        <w:t>tag</w:t>
      </w:r>
      <w:proofErr w:type="spellEnd"/>
      <w:r>
        <w:rPr>
          <w:rFonts w:eastAsia="Times New Roman"/>
          <w:lang w:eastAsia="es-ES"/>
        </w:rPr>
        <w:t xml:space="preserve"> que indique la versión del módulo que servirá para ir fijando las versiones en el visor.</w:t>
      </w:r>
    </w:p>
    <w:p w:rsidR="009F3B28" w:rsidRDefault="00C30E68">
      <w:pPr>
        <w:pStyle w:val="Ttulo2"/>
        <w:rPr>
          <w:lang w:eastAsia="es-ES"/>
        </w:rPr>
      </w:pPr>
      <w:bookmarkStart w:id="259" w:name="_Toc5789161"/>
      <w:bookmarkStart w:id="260" w:name="_Toc8230500"/>
      <w:r>
        <w:rPr>
          <w:lang w:eastAsia="es-ES"/>
        </w:rPr>
        <w:t>Clonando un proyecto con submódulos</w:t>
      </w:r>
      <w:bookmarkEnd w:id="259"/>
      <w:bookmarkEnd w:id="260"/>
    </w:p>
    <w:p w:rsidR="009F3B28" w:rsidRDefault="00C30E68">
      <w:r>
        <w:rPr>
          <w:rFonts w:eastAsia="Times New Roman"/>
          <w:lang w:eastAsia="es-ES"/>
        </w:rPr>
        <w:t>Si se tiene un proyecto con submódulos dentro de él. Cuando se recibe, se reciben también las carpetas que contienen los submódulos; pero no se reciben ninguno de los archivos de dichos submódulos.</w:t>
      </w:r>
      <w:r>
        <w:t xml:space="preserve"> </w:t>
      </w:r>
    </w:p>
    <w:p w:rsidR="009F3B28" w:rsidRDefault="00C30E68">
      <w:pPr>
        <w:rPr>
          <w:rFonts w:eastAsia="Times New Roman"/>
          <w:lang w:eastAsia="es-ES"/>
        </w:rPr>
      </w:pPr>
      <w:r>
        <w:rPr>
          <w:rFonts w:eastAsia="Times New Roman"/>
          <w:lang w:eastAsia="es-ES"/>
        </w:rPr>
        <w:t xml:space="preserve">Son necesarios otros dos comandos: </w:t>
      </w:r>
    </w:p>
    <w:p w:rsidR="009F3B28" w:rsidRDefault="00C30E68">
      <w:pPr>
        <w:pStyle w:val="Prrafodelista"/>
        <w:numPr>
          <w:ilvl w:val="0"/>
          <w:numId w:val="20"/>
        </w:numPr>
      </w:pPr>
      <w:proofErr w:type="spellStart"/>
      <w:r>
        <w:rPr>
          <w:rFonts w:eastAsia="Times New Roman"/>
          <w:b/>
          <w:lang w:eastAsia="es-ES"/>
        </w:rPr>
        <w:t>git</w:t>
      </w:r>
      <w:proofErr w:type="spellEnd"/>
      <w:r>
        <w:rPr>
          <w:rFonts w:eastAsia="Times New Roman"/>
          <w:b/>
          <w:lang w:eastAsia="es-ES"/>
        </w:rPr>
        <w:t xml:space="preserve"> </w:t>
      </w:r>
      <w:proofErr w:type="spellStart"/>
      <w:r>
        <w:rPr>
          <w:rFonts w:eastAsia="Times New Roman"/>
          <w:b/>
          <w:lang w:eastAsia="es-ES"/>
        </w:rPr>
        <w:t>submodule</w:t>
      </w:r>
      <w:proofErr w:type="spellEnd"/>
      <w:r>
        <w:rPr>
          <w:rFonts w:eastAsia="Times New Roman"/>
          <w:b/>
          <w:lang w:eastAsia="es-ES"/>
        </w:rPr>
        <w:t xml:space="preserve"> </w:t>
      </w:r>
      <w:proofErr w:type="spellStart"/>
      <w:r>
        <w:rPr>
          <w:rFonts w:eastAsia="Times New Roman"/>
          <w:b/>
          <w:lang w:eastAsia="es-ES"/>
        </w:rPr>
        <w:t>init</w:t>
      </w:r>
      <w:proofErr w:type="spellEnd"/>
      <w:r>
        <w:rPr>
          <w:rFonts w:eastAsia="Times New Roman"/>
          <w:lang w:eastAsia="es-ES"/>
        </w:rPr>
        <w:t xml:space="preserve"> para inicializar el archivo de configuración local</w:t>
      </w:r>
    </w:p>
    <w:p w:rsidR="009F3B28" w:rsidRDefault="00C30E68">
      <w:pPr>
        <w:pStyle w:val="Prrafodelista"/>
        <w:numPr>
          <w:ilvl w:val="0"/>
          <w:numId w:val="20"/>
        </w:numPr>
      </w:pPr>
      <w:proofErr w:type="spellStart"/>
      <w:r>
        <w:rPr>
          <w:rFonts w:eastAsia="Times New Roman"/>
          <w:b/>
          <w:lang w:eastAsia="es-ES"/>
        </w:rPr>
        <w:t>git</w:t>
      </w:r>
      <w:proofErr w:type="spellEnd"/>
      <w:r>
        <w:rPr>
          <w:rFonts w:eastAsia="Times New Roman"/>
          <w:b/>
          <w:lang w:eastAsia="es-ES"/>
        </w:rPr>
        <w:t xml:space="preserve"> </w:t>
      </w:r>
      <w:proofErr w:type="spellStart"/>
      <w:r>
        <w:rPr>
          <w:rFonts w:eastAsia="Times New Roman"/>
          <w:b/>
          <w:lang w:eastAsia="es-ES"/>
        </w:rPr>
        <w:t>submodule</w:t>
      </w:r>
      <w:proofErr w:type="spellEnd"/>
      <w:r>
        <w:rPr>
          <w:rFonts w:eastAsia="Times New Roman"/>
          <w:b/>
          <w:lang w:eastAsia="es-ES"/>
        </w:rPr>
        <w:t xml:space="preserve"> </w:t>
      </w:r>
      <w:proofErr w:type="spellStart"/>
      <w:r>
        <w:rPr>
          <w:rFonts w:eastAsia="Times New Roman"/>
          <w:b/>
          <w:lang w:eastAsia="es-ES"/>
        </w:rPr>
        <w:t>update</w:t>
      </w:r>
      <w:proofErr w:type="spellEnd"/>
      <w:r>
        <w:rPr>
          <w:rFonts w:eastAsia="Times New Roman"/>
          <w:lang w:eastAsia="es-ES"/>
        </w:rPr>
        <w:t xml:space="preserve"> para recuperar (</w:t>
      </w:r>
      <w:proofErr w:type="spellStart"/>
      <w:r>
        <w:rPr>
          <w:rFonts w:eastAsia="Times New Roman"/>
          <w:lang w:eastAsia="es-ES"/>
        </w:rPr>
        <w:t>fetch</w:t>
      </w:r>
      <w:proofErr w:type="spellEnd"/>
      <w:r>
        <w:rPr>
          <w:rFonts w:eastAsia="Times New Roman"/>
          <w:lang w:eastAsia="es-ES"/>
        </w:rPr>
        <w:t>) todos los datos del proyecto y extraer (</w:t>
      </w:r>
      <w:proofErr w:type="spellStart"/>
      <w:r>
        <w:rPr>
          <w:rFonts w:eastAsia="Times New Roman"/>
          <w:lang w:eastAsia="es-ES"/>
        </w:rPr>
        <w:t>checkout</w:t>
      </w:r>
      <w:proofErr w:type="spellEnd"/>
      <w:r>
        <w:rPr>
          <w:rFonts w:eastAsia="Times New Roman"/>
          <w:lang w:eastAsia="es-ES"/>
        </w:rPr>
        <w:t>) la confirmación de cambios adecuada desde el proyecto padre.</w:t>
      </w:r>
    </w:p>
    <w:p w:rsidR="009F3B28" w:rsidRDefault="00C30E68">
      <w:pPr>
        <w:pStyle w:val="Ttulo2"/>
        <w:rPr>
          <w:lang w:eastAsia="es-ES"/>
        </w:rPr>
      </w:pPr>
      <w:bookmarkStart w:id="261" w:name="_Toc5789162"/>
      <w:bookmarkStart w:id="262" w:name="_Toc8230501"/>
      <w:r>
        <w:rPr>
          <w:lang w:eastAsia="es-ES"/>
        </w:rPr>
        <w:t>Pasos para clonar el proyecto tierra3</w:t>
      </w:r>
      <w:bookmarkEnd w:id="261"/>
      <w:bookmarkEnd w:id="262"/>
    </w:p>
    <w:p w:rsidR="009F3B28" w:rsidRDefault="00C30E68">
      <w:pPr>
        <w:pStyle w:val="Prrafodelista"/>
        <w:numPr>
          <w:ilvl w:val="0"/>
          <w:numId w:val="21"/>
        </w:numPr>
        <w:ind w:left="360"/>
      </w:pPr>
      <w:proofErr w:type="spellStart"/>
      <w:r>
        <w:rPr>
          <w:b/>
        </w:rPr>
        <w:t>git</w:t>
      </w:r>
      <w:proofErr w:type="spellEnd"/>
      <w:r>
        <w:rPr>
          <w:b/>
        </w:rPr>
        <w:t xml:space="preserve"> clone ssh://git.grupotecopy.es:XXXX/data/git/tierra3/visor.git prueba-tierra3</w:t>
      </w:r>
      <w:r>
        <w:t xml:space="preserve">  - XXXX será el pue</w:t>
      </w:r>
      <w:r>
        <w:t>r</w:t>
      </w:r>
      <w:r>
        <w:t>to indicado en el punto 1)</w:t>
      </w:r>
    </w:p>
    <w:p w:rsidR="009F3B28" w:rsidRDefault="00C30E68">
      <w:pPr>
        <w:pStyle w:val="Prrafodelista"/>
        <w:numPr>
          <w:ilvl w:val="0"/>
          <w:numId w:val="21"/>
        </w:numPr>
        <w:ind w:left="360"/>
      </w:pPr>
      <w:proofErr w:type="spellStart"/>
      <w:r>
        <w:rPr>
          <w:b/>
        </w:rPr>
        <w:t>git</w:t>
      </w:r>
      <w:proofErr w:type="spellEnd"/>
      <w:r>
        <w:rPr>
          <w:b/>
        </w:rPr>
        <w:t xml:space="preserve"> </w:t>
      </w:r>
      <w:proofErr w:type="spellStart"/>
      <w:r>
        <w:rPr>
          <w:b/>
        </w:rPr>
        <w:t>checkout</w:t>
      </w:r>
      <w:proofErr w:type="spellEnd"/>
      <w:r>
        <w:rPr>
          <w:b/>
        </w:rPr>
        <w:t xml:space="preserve"> </w:t>
      </w:r>
      <w:proofErr w:type="spellStart"/>
      <w:r>
        <w:rPr>
          <w:b/>
        </w:rPr>
        <w:t>develop</w:t>
      </w:r>
      <w:proofErr w:type="spellEnd"/>
      <w:r>
        <w:t xml:space="preserve"> – Pasamos a la rama </w:t>
      </w:r>
      <w:proofErr w:type="spellStart"/>
      <w:r>
        <w:t>develop</w:t>
      </w:r>
      <w:proofErr w:type="spellEnd"/>
    </w:p>
    <w:p w:rsidR="009F3B28" w:rsidRDefault="00C30E68">
      <w:pPr>
        <w:pStyle w:val="Prrafodelista"/>
        <w:numPr>
          <w:ilvl w:val="0"/>
          <w:numId w:val="21"/>
        </w:numPr>
        <w:ind w:left="360"/>
      </w:pPr>
      <w:proofErr w:type="spellStart"/>
      <w:r>
        <w:rPr>
          <w:b/>
        </w:rPr>
        <w:t>git</w:t>
      </w:r>
      <w:proofErr w:type="spellEnd"/>
      <w:r>
        <w:rPr>
          <w:b/>
        </w:rPr>
        <w:t xml:space="preserve"> </w:t>
      </w:r>
      <w:proofErr w:type="spellStart"/>
      <w:r>
        <w:rPr>
          <w:b/>
        </w:rPr>
        <w:t>submodule</w:t>
      </w:r>
      <w:proofErr w:type="spellEnd"/>
      <w:r>
        <w:rPr>
          <w:b/>
        </w:rPr>
        <w:t xml:space="preserve"> </w:t>
      </w:r>
      <w:proofErr w:type="spellStart"/>
      <w:r>
        <w:rPr>
          <w:b/>
        </w:rPr>
        <w:t>init</w:t>
      </w:r>
      <w:proofErr w:type="spellEnd"/>
      <w:r>
        <w:t xml:space="preserve"> – Inicialización de submódulos.</w:t>
      </w:r>
    </w:p>
    <w:p w:rsidR="009F3B28" w:rsidRDefault="00C30E68">
      <w:pPr>
        <w:pStyle w:val="Prrafodelista"/>
        <w:numPr>
          <w:ilvl w:val="0"/>
          <w:numId w:val="21"/>
        </w:numPr>
        <w:ind w:left="360"/>
      </w:pPr>
      <w:proofErr w:type="spellStart"/>
      <w:r>
        <w:rPr>
          <w:b/>
        </w:rPr>
        <w:t>git</w:t>
      </w:r>
      <w:proofErr w:type="spellEnd"/>
      <w:r>
        <w:rPr>
          <w:b/>
        </w:rPr>
        <w:t xml:space="preserve"> </w:t>
      </w:r>
      <w:proofErr w:type="spellStart"/>
      <w:r>
        <w:rPr>
          <w:b/>
        </w:rPr>
        <w:t>submodule</w:t>
      </w:r>
      <w:proofErr w:type="spellEnd"/>
      <w:r>
        <w:rPr>
          <w:b/>
        </w:rPr>
        <w:t xml:space="preserve"> </w:t>
      </w:r>
      <w:proofErr w:type="spellStart"/>
      <w:r>
        <w:rPr>
          <w:b/>
        </w:rPr>
        <w:t>update</w:t>
      </w:r>
      <w:proofErr w:type="spellEnd"/>
      <w:r>
        <w:t xml:space="preserve"> – Actualización del cambios del submódulo.</w:t>
      </w:r>
    </w:p>
    <w:p w:rsidR="009F3B28" w:rsidRDefault="00C30E68">
      <w:pPr>
        <w:pStyle w:val="Ttulo2"/>
        <w:rPr>
          <w:lang w:eastAsia="es-ES"/>
        </w:rPr>
      </w:pPr>
      <w:bookmarkStart w:id="263" w:name="_Toc5724096"/>
      <w:bookmarkStart w:id="264" w:name="_Toc5789163"/>
      <w:bookmarkStart w:id="265" w:name="_Toc8230502"/>
      <w:r>
        <w:rPr>
          <w:lang w:eastAsia="es-ES"/>
        </w:rPr>
        <w:t>Gestión de código en el submódulo</w:t>
      </w:r>
      <w:bookmarkEnd w:id="263"/>
      <w:bookmarkEnd w:id="264"/>
      <w:bookmarkEnd w:id="265"/>
    </w:p>
    <w:p w:rsidR="009F3B28" w:rsidRDefault="00C30E68">
      <w:pPr>
        <w:rPr>
          <w:rFonts w:eastAsia="Times New Roman"/>
          <w:lang w:eastAsia="es-ES"/>
        </w:rPr>
      </w:pPr>
      <w:r>
        <w:rPr>
          <w:rFonts w:eastAsia="Times New Roman"/>
          <w:lang w:eastAsia="es-ES"/>
        </w:rPr>
        <w:lastRenderedPageBreak/>
        <w:t>La carpeta donde se aloja el submódulo se comportará como un repositorio GIT independiente por lo que ubicándonos con nuestro intérprete de comandos en dicha carpeta se podrá realizar cualquier acción con línea de comandos.</w:t>
      </w:r>
    </w:p>
    <w:p w:rsidR="009F3B28" w:rsidRDefault="00C30E68">
      <w:pPr>
        <w:rPr>
          <w:rFonts w:eastAsia="Times New Roman"/>
          <w:lang w:eastAsia="es-ES"/>
        </w:rPr>
      </w:pPr>
      <w:r>
        <w:rPr>
          <w:rFonts w:eastAsia="Times New Roman"/>
          <w:lang w:eastAsia="es-ES"/>
        </w:rPr>
        <w:t xml:space="preserve">Si usamos un cliente GIT como </w:t>
      </w:r>
      <w:proofErr w:type="spellStart"/>
      <w:r>
        <w:rPr>
          <w:rFonts w:eastAsia="Times New Roman"/>
          <w:lang w:eastAsia="es-ES"/>
        </w:rPr>
        <w:t>Sourcetree</w:t>
      </w:r>
      <w:proofErr w:type="spellEnd"/>
      <w:r>
        <w:rPr>
          <w:rFonts w:eastAsia="Times New Roman"/>
          <w:lang w:eastAsia="es-ES"/>
        </w:rPr>
        <w:t xml:space="preserve"> tendremos la posibilidad de abrir el submódulo desde el proye</w:t>
      </w:r>
      <w:r>
        <w:rPr>
          <w:rFonts w:eastAsia="Times New Roman"/>
          <w:lang w:eastAsia="es-ES"/>
        </w:rPr>
        <w:t>c</w:t>
      </w:r>
      <w:r>
        <w:rPr>
          <w:rFonts w:eastAsia="Times New Roman"/>
          <w:lang w:eastAsia="es-ES"/>
        </w:rPr>
        <w:t>to del visor.</w:t>
      </w:r>
    </w:p>
    <w:p w:rsidR="009F3B28" w:rsidRDefault="00C30E68">
      <w:r>
        <w:rPr>
          <w:rFonts w:eastAsia="Times New Roman"/>
          <w:noProof/>
          <w:lang w:eastAsia="es-ES"/>
        </w:rPr>
        <w:drawing>
          <wp:inline distT="0" distB="0" distL="0" distR="0" wp14:anchorId="1F4FD2A1" wp14:editId="54503C89">
            <wp:extent cx="5400044" cy="3771104"/>
            <wp:effectExtent l="0" t="0" r="0" b="796"/>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4" cy="3771104"/>
                    </a:xfrm>
                    <a:prstGeom prst="rect">
                      <a:avLst/>
                    </a:prstGeom>
                    <a:noFill/>
                    <a:ln>
                      <a:noFill/>
                      <a:prstDash/>
                    </a:ln>
                  </pic:spPr>
                </pic:pic>
              </a:graphicData>
            </a:graphic>
          </wp:inline>
        </w:drawing>
      </w:r>
    </w:p>
    <w:p w:rsidR="009F3B28" w:rsidRDefault="00C30E68">
      <w:pPr>
        <w:rPr>
          <w:rFonts w:eastAsia="Times New Roman"/>
          <w:lang w:eastAsia="es-ES"/>
        </w:rPr>
      </w:pPr>
      <w:r>
        <w:rPr>
          <w:rFonts w:eastAsia="Times New Roman"/>
          <w:lang w:eastAsia="es-ES"/>
        </w:rPr>
        <w:t>Haciendo doble clic sobre el submódulo accederemos al GIT del submódulo pudiendo realizar cualquier acción permitida.</w:t>
      </w:r>
    </w:p>
    <w:p w:rsidR="009F3B28" w:rsidRDefault="00C30E68">
      <w:r>
        <w:rPr>
          <w:rFonts w:eastAsia="Times New Roman"/>
          <w:noProof/>
          <w:lang w:eastAsia="es-ES"/>
        </w:rPr>
        <w:lastRenderedPageBreak/>
        <w:drawing>
          <wp:inline distT="0" distB="0" distL="0" distR="0" wp14:anchorId="252F29A4" wp14:editId="1D5D3233">
            <wp:extent cx="5400044" cy="3962351"/>
            <wp:effectExtent l="0" t="0" r="0" b="49"/>
            <wp:docPr id="3"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4" cy="3962351"/>
                    </a:xfrm>
                    <a:prstGeom prst="rect">
                      <a:avLst/>
                    </a:prstGeom>
                    <a:noFill/>
                    <a:ln>
                      <a:noFill/>
                      <a:prstDash/>
                    </a:ln>
                  </pic:spPr>
                </pic:pic>
              </a:graphicData>
            </a:graphic>
          </wp:inline>
        </w:drawing>
      </w:r>
    </w:p>
    <w:p w:rsidR="009F3B28" w:rsidRDefault="00C30E68">
      <w:pPr>
        <w:rPr>
          <w:rFonts w:eastAsia="Times New Roman"/>
          <w:lang w:eastAsia="es-ES"/>
        </w:rPr>
      </w:pPr>
      <w:r>
        <w:rPr>
          <w:rFonts w:eastAsia="Times New Roman"/>
          <w:lang w:eastAsia="es-ES"/>
        </w:rPr>
        <w:t xml:space="preserve">De igual forma podemos abrir con nuestro cliente el repositorio del submódulo abriendo directamente su ubicación desde </w:t>
      </w:r>
      <w:proofErr w:type="spellStart"/>
      <w:r>
        <w:rPr>
          <w:rFonts w:eastAsia="Times New Roman"/>
          <w:lang w:eastAsia="es-ES"/>
        </w:rPr>
        <w:t>Sourcetree</w:t>
      </w:r>
      <w:proofErr w:type="spellEnd"/>
      <w:r>
        <w:rPr>
          <w:rFonts w:eastAsia="Times New Roman"/>
          <w:lang w:eastAsia="es-ES"/>
        </w:rPr>
        <w:t>.</w:t>
      </w:r>
    </w:p>
    <w:p w:rsidR="009F3B28" w:rsidRDefault="00C30E68">
      <w:pPr>
        <w:pStyle w:val="Ttulo2"/>
        <w:rPr>
          <w:lang w:eastAsia="es-ES"/>
        </w:rPr>
      </w:pPr>
      <w:bookmarkStart w:id="266" w:name="_Toc5724097"/>
      <w:bookmarkStart w:id="267" w:name="_Toc5789164"/>
      <w:bookmarkStart w:id="268" w:name="_Toc8230503"/>
      <w:r>
        <w:rPr>
          <w:lang w:eastAsia="es-ES"/>
        </w:rPr>
        <w:t>Subida de versiones en el submódulo</w:t>
      </w:r>
      <w:bookmarkEnd w:id="266"/>
      <w:bookmarkEnd w:id="267"/>
      <w:bookmarkEnd w:id="268"/>
    </w:p>
    <w:p w:rsidR="009F3B28" w:rsidRDefault="00C30E68">
      <w:pPr>
        <w:rPr>
          <w:lang w:eastAsia="es-ES"/>
        </w:rPr>
      </w:pPr>
      <w:r>
        <w:rPr>
          <w:lang w:eastAsia="es-ES"/>
        </w:rPr>
        <w:t xml:space="preserve">Como comentamos, para subir una nueva versión del módulo se realizará una subida a la rama master con el </w:t>
      </w:r>
      <w:proofErr w:type="spellStart"/>
      <w:r>
        <w:rPr>
          <w:lang w:eastAsia="es-ES"/>
        </w:rPr>
        <w:t>tag</w:t>
      </w:r>
      <w:proofErr w:type="spellEnd"/>
      <w:r>
        <w:rPr>
          <w:lang w:eastAsia="es-ES"/>
        </w:rPr>
        <w:t xml:space="preserve"> de la versión y se deberá comunicar mediante correo a todo el equipo de desarrollo junto con los cambios realizados.</w:t>
      </w:r>
    </w:p>
    <w:p w:rsidR="009F3B28" w:rsidRDefault="00C30E68">
      <w:r>
        <w:rPr>
          <w:lang w:eastAsia="es-ES"/>
        </w:rPr>
        <w:t xml:space="preserve">Seguidamente se realizará por parte de </w:t>
      </w:r>
      <w:proofErr w:type="spellStart"/>
      <w:r>
        <w:rPr>
          <w:lang w:eastAsia="es-ES"/>
        </w:rPr>
        <w:t>Cotesa</w:t>
      </w:r>
      <w:proofErr w:type="spellEnd"/>
      <w:r>
        <w:rPr>
          <w:lang w:eastAsia="es-ES"/>
        </w:rPr>
        <w:t xml:space="preserve"> el </w:t>
      </w:r>
      <w:proofErr w:type="spellStart"/>
      <w:r>
        <w:rPr>
          <w:i/>
          <w:lang w:eastAsia="es-ES"/>
        </w:rPr>
        <w:t>checkout</w:t>
      </w:r>
      <w:proofErr w:type="spellEnd"/>
      <w:r>
        <w:rPr>
          <w:lang w:eastAsia="es-ES"/>
        </w:rPr>
        <w:t xml:space="preserve"> del </w:t>
      </w:r>
      <w:proofErr w:type="spellStart"/>
      <w:r>
        <w:rPr>
          <w:lang w:eastAsia="es-ES"/>
        </w:rPr>
        <w:t>tag</w:t>
      </w:r>
      <w:proofErr w:type="spellEnd"/>
      <w:r>
        <w:rPr>
          <w:lang w:eastAsia="es-ES"/>
        </w:rPr>
        <w:t xml:space="preserve"> de la versión deseada en el visor qu</w:t>
      </w:r>
      <w:r>
        <w:rPr>
          <w:lang w:eastAsia="es-ES"/>
        </w:rPr>
        <w:t>e</w:t>
      </w:r>
      <w:r>
        <w:rPr>
          <w:lang w:eastAsia="es-ES"/>
        </w:rPr>
        <w:t>dando fijado en el proyecto el código del módulo en la versión deseada.</w:t>
      </w:r>
    </w:p>
    <w:p w:rsidR="009F3B28" w:rsidRDefault="00C30E68">
      <w:pPr>
        <w:rPr>
          <w:lang w:eastAsia="es-ES"/>
        </w:rPr>
      </w:pPr>
      <w:r>
        <w:rPr>
          <w:lang w:eastAsia="es-ES"/>
        </w:rPr>
        <w:t xml:space="preserve">Esto permite que </w:t>
      </w:r>
      <w:proofErr w:type="spellStart"/>
      <w:r>
        <w:rPr>
          <w:lang w:eastAsia="es-ES"/>
        </w:rPr>
        <w:t>Altia</w:t>
      </w:r>
      <w:proofErr w:type="spellEnd"/>
      <w:r>
        <w:rPr>
          <w:lang w:eastAsia="es-ES"/>
        </w:rPr>
        <w:t xml:space="preserve"> pueda continuar el desarrollo del módulo sin afectar al visor global.</w:t>
      </w:r>
    </w:p>
    <w:p w:rsidR="009F3B28" w:rsidRDefault="00C30E68">
      <w:pPr>
        <w:pStyle w:val="Ttulo1"/>
      </w:pPr>
      <w:bookmarkStart w:id="269" w:name="_Toc8230504"/>
      <w:r w:rsidRPr="00821359">
        <w:rPr>
          <w:rFonts w:asciiTheme="minorHAnsi" w:hAnsiTheme="minorHAnsi" w:cstheme="minorHAnsi"/>
        </w:rPr>
        <w:t>Entorno</w:t>
      </w:r>
      <w:r>
        <w:t xml:space="preserve"> de desarrollo.</w:t>
      </w:r>
      <w:bookmarkEnd w:id="269"/>
    </w:p>
    <w:p w:rsidR="009F3B28" w:rsidRDefault="00C30E68" w:rsidP="00821359">
      <w:r>
        <w:t xml:space="preserve">El IDE elegido para el desarrollo es Visual Studio </w:t>
      </w:r>
      <w:proofErr w:type="spellStart"/>
      <w:r>
        <w:t>Code</w:t>
      </w:r>
      <w:proofErr w:type="spellEnd"/>
      <w:r>
        <w:t xml:space="preserve"> (</w:t>
      </w:r>
      <w:hyperlink r:id="rId11" w:history="1">
        <w:r>
          <w:rPr>
            <w:rStyle w:val="Hipervnculo"/>
          </w:rPr>
          <w:t>https://code.visualstudio.com/</w:t>
        </w:r>
      </w:hyperlink>
      <w:r>
        <w:t>).</w:t>
      </w:r>
    </w:p>
    <w:p w:rsidR="009F3B28" w:rsidRDefault="00C30E68">
      <w:pPr>
        <w:pStyle w:val="Ttulo2"/>
      </w:pPr>
      <w:bookmarkStart w:id="270" w:name="_Toc8230505"/>
      <w:r>
        <w:t>Extensiones  necesarias</w:t>
      </w:r>
      <w:bookmarkEnd w:id="270"/>
    </w:p>
    <w:p w:rsidR="009F3B28" w:rsidRDefault="00C30E68" w:rsidP="00821359">
      <w:proofErr w:type="spellStart"/>
      <w:r>
        <w:rPr>
          <w:b/>
        </w:rPr>
        <w:t>Beautify</w:t>
      </w:r>
      <w:proofErr w:type="spellEnd"/>
      <w:r>
        <w:rPr>
          <w:b/>
        </w:rPr>
        <w:t xml:space="preserve">  (</w:t>
      </w:r>
      <w:proofErr w:type="spellStart"/>
      <w:r>
        <w:t>hookyqr.beautify</w:t>
      </w:r>
      <w:proofErr w:type="spellEnd"/>
      <w:r>
        <w:rPr>
          <w:b/>
        </w:rPr>
        <w:t>)</w:t>
      </w:r>
    </w:p>
    <w:p w:rsidR="009F3B28" w:rsidRDefault="00C30E68" w:rsidP="00821359">
      <w:r>
        <w:t xml:space="preserve">Para mantener la homogeneidad en el formato del código se incluido una configuración en el proyecto que usa la extensión </w:t>
      </w:r>
      <w:proofErr w:type="spellStart"/>
      <w:r>
        <w:t>Beautify</w:t>
      </w:r>
      <w:proofErr w:type="spellEnd"/>
      <w:r>
        <w:t xml:space="preserve">. </w:t>
      </w:r>
    </w:p>
    <w:p w:rsidR="009F3B28" w:rsidRDefault="00C30E68" w:rsidP="00821359">
      <w:proofErr w:type="spellStart"/>
      <w:r>
        <w:rPr>
          <w:b/>
        </w:rPr>
        <w:t>Document</w:t>
      </w:r>
      <w:proofErr w:type="spellEnd"/>
      <w:r>
        <w:rPr>
          <w:b/>
        </w:rPr>
        <w:t xml:space="preserve"> </w:t>
      </w:r>
      <w:proofErr w:type="spellStart"/>
      <w:r>
        <w:rPr>
          <w:b/>
        </w:rPr>
        <w:t>This</w:t>
      </w:r>
      <w:proofErr w:type="spellEnd"/>
      <w:r>
        <w:t xml:space="preserve"> (</w:t>
      </w:r>
      <w:proofErr w:type="spellStart"/>
      <w:r>
        <w:rPr>
          <w:rFonts w:ascii="Segoe UI" w:hAnsi="Segoe UI" w:cs="Segoe UI"/>
          <w:color w:val="CCCCCC"/>
          <w:sz w:val="21"/>
          <w:szCs w:val="21"/>
        </w:rPr>
        <w:t>joelday.docthis</w:t>
      </w:r>
      <w:proofErr w:type="spellEnd"/>
      <w:r>
        <w:t>)</w:t>
      </w:r>
    </w:p>
    <w:p w:rsidR="009F3B28" w:rsidRDefault="00C30E68" w:rsidP="00821359">
      <w:r>
        <w:lastRenderedPageBreak/>
        <w:t>Extensión que facilita la documentación interna de la aplicación. El código generado deberá tener una d</w:t>
      </w:r>
      <w:r>
        <w:t>o</w:t>
      </w:r>
      <w:r>
        <w:t>cumentación que facilite su uso. Esta documentación interna posteriormente autogenerará la document</w:t>
      </w:r>
      <w:r>
        <w:t>a</w:t>
      </w:r>
      <w:r>
        <w:t>ción externa.</w:t>
      </w:r>
    </w:p>
    <w:p w:rsidR="009F3B28" w:rsidRDefault="00C30E68">
      <w:pPr>
        <w:pStyle w:val="Ttulo2"/>
      </w:pPr>
      <w:bookmarkStart w:id="271" w:name="_Toc8230506"/>
      <w:r>
        <w:t>Extensiones recomendadas</w:t>
      </w:r>
      <w:bookmarkEnd w:id="271"/>
    </w:p>
    <w:p w:rsidR="009F3B28" w:rsidRDefault="00C30E68" w:rsidP="00821359">
      <w:r>
        <w:t xml:space="preserve">Angular </w:t>
      </w:r>
      <w:proofErr w:type="spellStart"/>
      <w:r>
        <w:t>Language</w:t>
      </w:r>
      <w:proofErr w:type="spellEnd"/>
      <w:r>
        <w:t xml:space="preserve"> </w:t>
      </w:r>
      <w:proofErr w:type="spellStart"/>
      <w:r>
        <w:t>Service</w:t>
      </w:r>
      <w:proofErr w:type="spellEnd"/>
      <w:r>
        <w:t xml:space="preserve"> (</w:t>
      </w:r>
      <w:proofErr w:type="spellStart"/>
      <w:r>
        <w:rPr>
          <w:rFonts w:ascii="Segoe UI" w:hAnsi="Segoe UI" w:cs="Segoe UI"/>
          <w:color w:val="CCCCCC"/>
          <w:sz w:val="21"/>
          <w:szCs w:val="21"/>
        </w:rPr>
        <w:t>hookyqr.beautify</w:t>
      </w:r>
      <w:proofErr w:type="spellEnd"/>
      <w:r>
        <w:t>)</w:t>
      </w:r>
    </w:p>
    <w:p w:rsidR="009F3B28" w:rsidRDefault="00C30E68" w:rsidP="00821359">
      <w:proofErr w:type="spellStart"/>
      <w:r>
        <w:rPr>
          <w:b/>
        </w:rPr>
        <w:t>Debugger</w:t>
      </w:r>
      <w:proofErr w:type="spellEnd"/>
      <w:r>
        <w:rPr>
          <w:b/>
        </w:rPr>
        <w:t xml:space="preserve"> </w:t>
      </w:r>
      <w:proofErr w:type="spellStart"/>
      <w:r>
        <w:rPr>
          <w:b/>
        </w:rPr>
        <w:t>for</w:t>
      </w:r>
      <w:proofErr w:type="spellEnd"/>
      <w:r>
        <w:rPr>
          <w:b/>
        </w:rPr>
        <w:t xml:space="preserve"> Chrome</w:t>
      </w:r>
      <w:r>
        <w:t xml:space="preserve"> (</w:t>
      </w:r>
      <w:proofErr w:type="spellStart"/>
      <w:r>
        <w:t>msjsdiag.debugger-for-chrome</w:t>
      </w:r>
      <w:proofErr w:type="spellEnd"/>
      <w:r>
        <w:t>)</w:t>
      </w:r>
    </w:p>
    <w:p w:rsidR="009F3B28" w:rsidRDefault="00C30E68">
      <w:pPr>
        <w:pStyle w:val="Ttulo1"/>
      </w:pPr>
      <w:bookmarkStart w:id="272" w:name="_Toc5724098"/>
      <w:bookmarkStart w:id="273" w:name="_Toc5789165"/>
      <w:bookmarkStart w:id="274" w:name="_Toc8230507"/>
      <w:r>
        <w:t>Librerías principales añadidas al proyecto</w:t>
      </w:r>
      <w:bookmarkEnd w:id="272"/>
      <w:bookmarkEnd w:id="273"/>
      <w:bookmarkEnd w:id="274"/>
    </w:p>
    <w:p w:rsidR="009F3B28" w:rsidRDefault="008E5671">
      <w:pPr>
        <w:pStyle w:val="Ttulo2"/>
      </w:pPr>
      <w:hyperlink r:id="rId12" w:anchor="/" w:history="1">
        <w:bookmarkStart w:id="275" w:name="_Toc5724099"/>
        <w:bookmarkStart w:id="276" w:name="_Toc5789166"/>
        <w:bookmarkStart w:id="277" w:name="_Toc8230508"/>
        <w:proofErr w:type="spellStart"/>
        <w:r w:rsidR="00C30E68">
          <w:t>PrimeNG</w:t>
        </w:r>
        <w:bookmarkEnd w:id="275"/>
        <w:bookmarkEnd w:id="276"/>
        <w:bookmarkEnd w:id="277"/>
        <w:proofErr w:type="spellEnd"/>
      </w:hyperlink>
    </w:p>
    <w:p w:rsidR="009F3B28" w:rsidRDefault="00C30E68">
      <w:pPr>
        <w:rPr>
          <w:rFonts w:eastAsia="Times New Roman"/>
          <w:lang w:eastAsia="es-ES"/>
        </w:rPr>
      </w:pPr>
      <w:proofErr w:type="spellStart"/>
      <w:r>
        <w:rPr>
          <w:rFonts w:eastAsia="Times New Roman"/>
          <w:lang w:eastAsia="es-ES"/>
        </w:rPr>
        <w:t>PrimeNG</w:t>
      </w:r>
      <w:proofErr w:type="spellEnd"/>
      <w:r>
        <w:rPr>
          <w:rFonts w:eastAsia="Times New Roman"/>
          <w:lang w:eastAsia="es-ES"/>
        </w:rPr>
        <w:t xml:space="preserve"> es una colección de componentes de interfaz de usuario para Angular. Todos los widgets son de código abierto y de uso gratuito bajo la licencia MIT. </w:t>
      </w:r>
      <w:proofErr w:type="spellStart"/>
      <w:r>
        <w:rPr>
          <w:rFonts w:eastAsia="Times New Roman"/>
          <w:lang w:eastAsia="es-ES"/>
        </w:rPr>
        <w:t>PrimeNG</w:t>
      </w:r>
      <w:proofErr w:type="spellEnd"/>
      <w:r>
        <w:rPr>
          <w:rFonts w:eastAsia="Times New Roman"/>
          <w:lang w:eastAsia="es-ES"/>
        </w:rPr>
        <w:t xml:space="preserve"> es desarrollado por </w:t>
      </w:r>
      <w:proofErr w:type="spellStart"/>
      <w:r>
        <w:rPr>
          <w:rFonts w:eastAsia="Times New Roman"/>
          <w:lang w:eastAsia="es-ES"/>
        </w:rPr>
        <w:t>PrimeTek</w:t>
      </w:r>
      <w:proofErr w:type="spellEnd"/>
      <w:r>
        <w:rPr>
          <w:rFonts w:eastAsia="Times New Roman"/>
          <w:lang w:eastAsia="es-ES"/>
        </w:rPr>
        <w:t xml:space="preserve"> </w:t>
      </w:r>
      <w:proofErr w:type="spellStart"/>
      <w:r>
        <w:rPr>
          <w:rFonts w:eastAsia="Times New Roman"/>
          <w:lang w:eastAsia="es-ES"/>
        </w:rPr>
        <w:t>Informatics</w:t>
      </w:r>
      <w:proofErr w:type="spellEnd"/>
      <w:r>
        <w:rPr>
          <w:rFonts w:eastAsia="Times New Roman"/>
          <w:lang w:eastAsia="es-ES"/>
        </w:rPr>
        <w:t>, un proveedor con años de experiencia en el desarrollo de soluciones UI de código abierto.</w:t>
      </w:r>
    </w:p>
    <w:p w:rsidR="009F3B28" w:rsidRDefault="008E5671">
      <w:pPr>
        <w:pStyle w:val="Ttulo2"/>
      </w:pPr>
      <w:hyperlink r:id="rId13" w:anchor="/flexgrid" w:history="1">
        <w:bookmarkStart w:id="278" w:name="_Toc5724100"/>
        <w:bookmarkStart w:id="279" w:name="_Toc5789167"/>
        <w:bookmarkStart w:id="280" w:name="_Toc8230509"/>
        <w:proofErr w:type="spellStart"/>
        <w:r w:rsidR="00C30E68">
          <w:t>FlexGrid</w:t>
        </w:r>
        <w:bookmarkEnd w:id="278"/>
        <w:bookmarkEnd w:id="279"/>
        <w:bookmarkEnd w:id="280"/>
        <w:proofErr w:type="spellEnd"/>
      </w:hyperlink>
    </w:p>
    <w:p w:rsidR="009F3B28" w:rsidRDefault="00C30E68">
      <w:r>
        <w:rPr>
          <w:rFonts w:eastAsia="Times New Roman"/>
          <w:lang w:eastAsia="es-ES"/>
        </w:rPr>
        <w:t xml:space="preserve">Flex </w:t>
      </w:r>
      <w:proofErr w:type="spellStart"/>
      <w:r>
        <w:rPr>
          <w:rFonts w:eastAsia="Times New Roman"/>
          <w:lang w:eastAsia="es-ES"/>
        </w:rPr>
        <w:t>Grid</w:t>
      </w:r>
      <w:proofErr w:type="spellEnd"/>
      <w:r>
        <w:rPr>
          <w:rFonts w:eastAsia="Times New Roman"/>
          <w:lang w:eastAsia="es-ES"/>
        </w:rPr>
        <w:t xml:space="preserve"> CSS es una utilidad ligera de diseño flexible basada en </w:t>
      </w:r>
      <w:proofErr w:type="spellStart"/>
      <w:r>
        <w:rPr>
          <w:rFonts w:eastAsia="Times New Roman"/>
          <w:lang w:eastAsia="es-ES"/>
        </w:rPr>
        <w:t>flex</w:t>
      </w:r>
      <w:proofErr w:type="spellEnd"/>
      <w:r>
        <w:rPr>
          <w:rFonts w:eastAsia="Times New Roman"/>
          <w:lang w:eastAsia="es-ES"/>
        </w:rPr>
        <w:t xml:space="preserve">, optimizada para teléfonos móviles, tabletas y computadoras de escritorio. Flex </w:t>
      </w:r>
      <w:proofErr w:type="spellStart"/>
      <w:r>
        <w:rPr>
          <w:rFonts w:eastAsia="Times New Roman"/>
          <w:lang w:eastAsia="es-ES"/>
        </w:rPr>
        <w:t>Grid</w:t>
      </w:r>
      <w:proofErr w:type="spellEnd"/>
      <w:r>
        <w:rPr>
          <w:rFonts w:eastAsia="Times New Roman"/>
          <w:lang w:eastAsia="es-ES"/>
        </w:rPr>
        <w:t xml:space="preserve"> CSS no se incluye en </w:t>
      </w:r>
      <w:proofErr w:type="spellStart"/>
      <w:r>
        <w:rPr>
          <w:rFonts w:eastAsia="Times New Roman"/>
          <w:lang w:eastAsia="es-ES"/>
        </w:rPr>
        <w:t>PrimeNG</w:t>
      </w:r>
      <w:proofErr w:type="spellEnd"/>
      <w:r>
        <w:rPr>
          <w:rFonts w:eastAsia="Times New Roman"/>
          <w:lang w:eastAsia="es-ES"/>
        </w:rPr>
        <w:t xml:space="preserve">, ya </w:t>
      </w:r>
      <w:r>
        <w:t xml:space="preserve">que lo proporciona </w:t>
      </w:r>
      <w:proofErr w:type="spellStart"/>
      <w:r>
        <w:t>PrimeFlex</w:t>
      </w:r>
      <w:proofErr w:type="spellEnd"/>
      <w:r>
        <w:t xml:space="preserve">, es una biblioteca de </w:t>
      </w:r>
      <w:proofErr w:type="spellStart"/>
      <w:r>
        <w:t>grid</w:t>
      </w:r>
      <w:proofErr w:type="spellEnd"/>
      <w:r>
        <w:t xml:space="preserve"> compartida entre los proyectos </w:t>
      </w:r>
      <w:proofErr w:type="spellStart"/>
      <w:r>
        <w:t>Prim</w:t>
      </w:r>
      <w:r>
        <w:rPr>
          <w:rFonts w:eastAsia="Times New Roman"/>
          <w:lang w:eastAsia="es-ES"/>
        </w:rPr>
        <w:t>eFaces</w:t>
      </w:r>
      <w:proofErr w:type="spellEnd"/>
      <w:r>
        <w:rPr>
          <w:rFonts w:eastAsia="Times New Roman"/>
          <w:lang w:eastAsia="es-ES"/>
        </w:rPr>
        <w:t xml:space="preserve">, </w:t>
      </w:r>
      <w:proofErr w:type="spellStart"/>
      <w:r>
        <w:rPr>
          <w:rFonts w:eastAsia="Times New Roman"/>
          <w:lang w:eastAsia="es-ES"/>
        </w:rPr>
        <w:t>PrimeNG</w:t>
      </w:r>
      <w:proofErr w:type="spellEnd"/>
      <w:r>
        <w:rPr>
          <w:rFonts w:eastAsia="Times New Roman"/>
          <w:lang w:eastAsia="es-ES"/>
        </w:rPr>
        <w:t xml:space="preserve"> y </w:t>
      </w:r>
      <w:proofErr w:type="spellStart"/>
      <w:r>
        <w:rPr>
          <w:rFonts w:eastAsia="Times New Roman"/>
          <w:lang w:eastAsia="es-ES"/>
        </w:rPr>
        <w:t>PrimeReact</w:t>
      </w:r>
      <w:proofErr w:type="spellEnd"/>
      <w:r>
        <w:rPr>
          <w:rFonts w:eastAsia="Times New Roman"/>
          <w:lang w:eastAsia="es-ES"/>
        </w:rPr>
        <w:t>.</w:t>
      </w:r>
    </w:p>
    <w:p w:rsidR="009F3B28" w:rsidRDefault="008E5671">
      <w:pPr>
        <w:pStyle w:val="Ttulo2"/>
      </w:pPr>
      <w:hyperlink r:id="rId14" w:history="1">
        <w:bookmarkStart w:id="281" w:name="_Toc5724101"/>
        <w:bookmarkStart w:id="282" w:name="_Toc5789168"/>
        <w:bookmarkStart w:id="283" w:name="_Toc8230510"/>
        <w:proofErr w:type="spellStart"/>
        <w:r w:rsidR="00C30E68">
          <w:t>Openlayers</w:t>
        </w:r>
        <w:bookmarkEnd w:id="281"/>
        <w:bookmarkEnd w:id="282"/>
        <w:bookmarkEnd w:id="283"/>
        <w:proofErr w:type="spellEnd"/>
      </w:hyperlink>
    </w:p>
    <w:p w:rsidR="009F3B28" w:rsidRDefault="00C30E68">
      <w:pPr>
        <w:rPr>
          <w:rFonts w:eastAsia="Times New Roman"/>
          <w:lang w:eastAsia="es-ES"/>
        </w:rPr>
      </w:pPr>
      <w:proofErr w:type="spellStart"/>
      <w:r>
        <w:rPr>
          <w:rFonts w:eastAsia="Times New Roman"/>
          <w:lang w:eastAsia="es-ES"/>
        </w:rPr>
        <w:t>OpenLayers</w:t>
      </w:r>
      <w:proofErr w:type="spellEnd"/>
      <w:r>
        <w:rPr>
          <w:rFonts w:eastAsia="Times New Roman"/>
          <w:lang w:eastAsia="es-ES"/>
        </w:rPr>
        <w:t xml:space="preserve"> facilita colocar un mapa dinámico en cualquier página web. Puede mostrar mosaicos de mapas, datos vectoriales y marcadores cargados desde cualquier fuente. </w:t>
      </w:r>
      <w:proofErr w:type="spellStart"/>
      <w:r>
        <w:rPr>
          <w:rFonts w:eastAsia="Times New Roman"/>
          <w:lang w:eastAsia="es-ES"/>
        </w:rPr>
        <w:t>OpenLayers</w:t>
      </w:r>
      <w:proofErr w:type="spellEnd"/>
      <w:r>
        <w:rPr>
          <w:rFonts w:eastAsia="Times New Roman"/>
          <w:lang w:eastAsia="es-ES"/>
        </w:rPr>
        <w:t xml:space="preserve"> ha sido desarrollado para promover el uso de información geográfica de todo tipo. Es completamente gratuito, Open </w:t>
      </w:r>
      <w:proofErr w:type="spellStart"/>
      <w:r>
        <w:rPr>
          <w:rFonts w:eastAsia="Times New Roman"/>
          <w:lang w:eastAsia="es-ES"/>
        </w:rPr>
        <w:t>Source</w:t>
      </w:r>
      <w:proofErr w:type="spellEnd"/>
      <w:r>
        <w:rPr>
          <w:rFonts w:eastAsia="Times New Roman"/>
          <w:lang w:eastAsia="es-ES"/>
        </w:rPr>
        <w:t xml:space="preserve"> J</w:t>
      </w:r>
      <w:r>
        <w:rPr>
          <w:rFonts w:eastAsia="Times New Roman"/>
          <w:lang w:eastAsia="es-ES"/>
        </w:rPr>
        <w:t>a</w:t>
      </w:r>
      <w:r>
        <w:rPr>
          <w:rFonts w:eastAsia="Times New Roman"/>
          <w:lang w:eastAsia="es-ES"/>
        </w:rPr>
        <w:t xml:space="preserve">vaScript, publicado bajo la licencia BSD de 2 cláusulas (también conocida como </w:t>
      </w:r>
      <w:proofErr w:type="spellStart"/>
      <w:r>
        <w:rPr>
          <w:rFonts w:eastAsia="Times New Roman"/>
          <w:lang w:eastAsia="es-ES"/>
        </w:rPr>
        <w:t>FreeBSD</w:t>
      </w:r>
      <w:proofErr w:type="spellEnd"/>
      <w:r>
        <w:rPr>
          <w:rFonts w:eastAsia="Times New Roman"/>
          <w:lang w:eastAsia="es-ES"/>
        </w:rPr>
        <w:t>).</w:t>
      </w:r>
    </w:p>
    <w:p w:rsidR="009F3B28" w:rsidRDefault="008E5671">
      <w:pPr>
        <w:pStyle w:val="Ttulo2"/>
      </w:pPr>
      <w:hyperlink r:id="rId15" w:history="1">
        <w:bookmarkStart w:id="284" w:name="_Toc5724102"/>
        <w:bookmarkStart w:id="285" w:name="_Toc5789169"/>
        <w:bookmarkStart w:id="286" w:name="_Toc8230511"/>
        <w:r w:rsidR="00C30E68">
          <w:t>Proj4js</w:t>
        </w:r>
        <w:bookmarkEnd w:id="284"/>
        <w:bookmarkEnd w:id="285"/>
        <w:bookmarkEnd w:id="286"/>
      </w:hyperlink>
    </w:p>
    <w:p w:rsidR="009F3B28" w:rsidRDefault="00C30E68">
      <w:pPr>
        <w:rPr>
          <w:rFonts w:eastAsia="Times New Roman"/>
          <w:lang w:eastAsia="es-ES"/>
        </w:rPr>
      </w:pPr>
      <w:r>
        <w:rPr>
          <w:rFonts w:eastAsia="Times New Roman"/>
          <w:lang w:eastAsia="es-ES"/>
        </w:rPr>
        <w:t>Proj4js es una biblioteca de JavaScript para transformar coordenadas de puntos de un sistema de coord</w:t>
      </w:r>
      <w:r>
        <w:rPr>
          <w:rFonts w:eastAsia="Times New Roman"/>
          <w:lang w:eastAsia="es-ES"/>
        </w:rPr>
        <w:t>e</w:t>
      </w:r>
      <w:r>
        <w:rPr>
          <w:rFonts w:eastAsia="Times New Roman"/>
          <w:lang w:eastAsia="es-ES"/>
        </w:rPr>
        <w:t>nadas a otro, incluidas las transformaciones de referencia.</w:t>
      </w:r>
    </w:p>
    <w:p w:rsidR="009F3B28" w:rsidRDefault="00C30E68">
      <w:pPr>
        <w:pStyle w:val="Ttulo2"/>
      </w:pPr>
      <w:bookmarkStart w:id="287" w:name="_Toc5724103"/>
      <w:bookmarkStart w:id="288" w:name="_Toc5789170"/>
      <w:bookmarkStart w:id="289" w:name="_Toc8230512"/>
      <w:r>
        <w:t xml:space="preserve">Font </w:t>
      </w:r>
      <w:proofErr w:type="spellStart"/>
      <w:r>
        <w:t>Awesome</w:t>
      </w:r>
      <w:bookmarkEnd w:id="287"/>
      <w:bookmarkEnd w:id="288"/>
      <w:bookmarkEnd w:id="289"/>
      <w:proofErr w:type="spellEnd"/>
    </w:p>
    <w:p w:rsidR="009F3B28" w:rsidRDefault="00C30E68">
      <w:proofErr w:type="spellStart"/>
      <w:r>
        <w:t>Version</w:t>
      </w:r>
      <w:proofErr w:type="spellEnd"/>
      <w:r>
        <w:t xml:space="preserve"> </w:t>
      </w:r>
      <w:r w:rsidR="00D02B1F">
        <w:t>5</w:t>
      </w:r>
      <w:r>
        <w:t xml:space="preserve"> de Font </w:t>
      </w:r>
      <w:proofErr w:type="spellStart"/>
      <w:r>
        <w:t>Awesome</w:t>
      </w:r>
      <w:proofErr w:type="spellEnd"/>
      <w:r>
        <w:t xml:space="preserve"> para el uso de iconos además de los disponibles en la librería PRIMENG</w:t>
      </w:r>
    </w:p>
    <w:p w:rsidR="00D02B1F" w:rsidRDefault="008E5671">
      <w:hyperlink r:id="rId16" w:history="1">
        <w:r w:rsidR="00D02B1F">
          <w:rPr>
            <w:rStyle w:val="Hipervnculo"/>
          </w:rPr>
          <w:t>https://fontawesome.com/icons?d=gallery&amp;m=free</w:t>
        </w:r>
      </w:hyperlink>
    </w:p>
    <w:p w:rsidR="009F3B28" w:rsidRDefault="00C30E68">
      <w:pPr>
        <w:pStyle w:val="Ttulo1"/>
        <w:rPr>
          <w:lang w:eastAsia="es-ES"/>
        </w:rPr>
      </w:pPr>
      <w:bookmarkStart w:id="290" w:name="_Toc5724104"/>
      <w:bookmarkStart w:id="291" w:name="_Toc5789171"/>
      <w:bookmarkStart w:id="292" w:name="_Toc8230513"/>
      <w:r>
        <w:rPr>
          <w:lang w:eastAsia="es-ES"/>
        </w:rPr>
        <w:t>Scripts</w:t>
      </w:r>
      <w:bookmarkEnd w:id="290"/>
      <w:bookmarkEnd w:id="291"/>
      <w:bookmarkEnd w:id="292"/>
    </w:p>
    <w:p w:rsidR="009F3B28" w:rsidRDefault="00C30E68">
      <w:pPr>
        <w:pStyle w:val="Ttulo2"/>
        <w:rPr>
          <w:lang w:eastAsia="es-ES"/>
        </w:rPr>
      </w:pPr>
      <w:bookmarkStart w:id="293" w:name="_Toc5724105"/>
      <w:bookmarkStart w:id="294" w:name="_Toc5789172"/>
      <w:bookmarkStart w:id="295" w:name="_Toc8230514"/>
      <w:proofErr w:type="spellStart"/>
      <w:r>
        <w:rPr>
          <w:lang w:eastAsia="es-ES"/>
        </w:rPr>
        <w:t>Development</w:t>
      </w:r>
      <w:proofErr w:type="spellEnd"/>
      <w:r>
        <w:rPr>
          <w:lang w:eastAsia="es-ES"/>
        </w:rPr>
        <w:t xml:space="preserve"> server</w:t>
      </w:r>
      <w:bookmarkEnd w:id="293"/>
      <w:bookmarkEnd w:id="294"/>
      <w:bookmarkEnd w:id="295"/>
    </w:p>
    <w:p w:rsidR="009F3B28" w:rsidRDefault="00C30E68">
      <w:r>
        <w:rPr>
          <w:rFonts w:eastAsia="Times New Roman"/>
          <w:lang w:eastAsia="es-ES"/>
        </w:rPr>
        <w:t>Ejecutar </w:t>
      </w:r>
      <w:proofErr w:type="spellStart"/>
      <w:r>
        <w:rPr>
          <w:rFonts w:ascii="Courier New" w:eastAsia="Times New Roman" w:hAnsi="Courier New" w:cs="Courier New"/>
          <w:color w:val="C7254E"/>
          <w:shd w:val="clear" w:color="auto" w:fill="F9F2F4"/>
          <w:lang w:eastAsia="es-ES"/>
        </w:rPr>
        <w:t>ng</w:t>
      </w:r>
      <w:proofErr w:type="spellEnd"/>
      <w:r>
        <w:rPr>
          <w:rFonts w:ascii="Courier New" w:eastAsia="Times New Roman" w:hAnsi="Courier New" w:cs="Courier New"/>
          <w:color w:val="C7254E"/>
          <w:shd w:val="clear" w:color="auto" w:fill="F9F2F4"/>
          <w:lang w:eastAsia="es-ES"/>
        </w:rPr>
        <w:t xml:space="preserve"> </w:t>
      </w:r>
      <w:proofErr w:type="spellStart"/>
      <w:r>
        <w:rPr>
          <w:rFonts w:ascii="Courier New" w:eastAsia="Times New Roman" w:hAnsi="Courier New" w:cs="Courier New"/>
          <w:color w:val="C7254E"/>
          <w:shd w:val="clear" w:color="auto" w:fill="F9F2F4"/>
          <w:lang w:eastAsia="es-ES"/>
        </w:rPr>
        <w:t>serve</w:t>
      </w:r>
      <w:proofErr w:type="spellEnd"/>
      <w:r>
        <w:rPr>
          <w:rFonts w:eastAsia="Times New Roman"/>
          <w:lang w:eastAsia="es-ES"/>
        </w:rPr>
        <w:t> para levantar un servidor de desarrollo.</w:t>
      </w:r>
      <w:r>
        <w:rPr>
          <w:rFonts w:eastAsia="Times New Roman"/>
          <w:lang w:eastAsia="es-ES"/>
        </w:rPr>
        <w:br/>
        <w:t>Navegar a </w:t>
      </w:r>
      <w:r>
        <w:rPr>
          <w:rFonts w:ascii="Courier New" w:eastAsia="Times New Roman" w:hAnsi="Courier New" w:cs="Courier New"/>
          <w:color w:val="C7254E"/>
          <w:shd w:val="clear" w:color="auto" w:fill="F9F2F4"/>
          <w:lang w:eastAsia="es-ES"/>
        </w:rPr>
        <w:t>http://localhost:4200/</w:t>
      </w:r>
      <w:r>
        <w:rPr>
          <w:rFonts w:eastAsia="Times New Roman"/>
          <w:lang w:eastAsia="es-ES"/>
        </w:rPr>
        <w:t>. La aplicación se volverá a cargar automáticamente si cambia alguno de los archivos de origen.</w:t>
      </w:r>
    </w:p>
    <w:p w:rsidR="009F3B28" w:rsidRDefault="00C30E68">
      <w:pPr>
        <w:pStyle w:val="Ttulo2"/>
        <w:rPr>
          <w:lang w:eastAsia="es-ES"/>
        </w:rPr>
      </w:pPr>
      <w:bookmarkStart w:id="296" w:name="_Toc5724106"/>
      <w:bookmarkStart w:id="297" w:name="_Toc5789173"/>
      <w:bookmarkStart w:id="298" w:name="_Toc8230515"/>
      <w:proofErr w:type="spellStart"/>
      <w:r>
        <w:rPr>
          <w:lang w:eastAsia="es-ES"/>
        </w:rPr>
        <w:t>Code</w:t>
      </w:r>
      <w:proofErr w:type="spellEnd"/>
      <w:r>
        <w:rPr>
          <w:lang w:eastAsia="es-ES"/>
        </w:rPr>
        <w:t xml:space="preserve"> </w:t>
      </w:r>
      <w:proofErr w:type="spellStart"/>
      <w:r>
        <w:rPr>
          <w:lang w:eastAsia="es-ES"/>
        </w:rPr>
        <w:t>scaffolding</w:t>
      </w:r>
      <w:bookmarkEnd w:id="296"/>
      <w:bookmarkEnd w:id="297"/>
      <w:bookmarkEnd w:id="298"/>
      <w:proofErr w:type="spellEnd"/>
    </w:p>
    <w:p w:rsidR="009F3B28" w:rsidRDefault="00C30E68">
      <w:pPr>
        <w:shd w:val="clear" w:color="auto" w:fill="FFFFFF"/>
        <w:spacing w:after="100"/>
      </w:pPr>
      <w:r>
        <w:lastRenderedPageBreak/>
        <w:t>Ejecute </w:t>
      </w:r>
      <w:proofErr w:type="spellStart"/>
      <w:r>
        <w:rPr>
          <w:rFonts w:ascii="Courier New" w:eastAsia="Times New Roman" w:hAnsi="Courier New" w:cs="Courier New"/>
          <w:color w:val="C7254E"/>
          <w:sz w:val="21"/>
          <w:szCs w:val="21"/>
          <w:shd w:val="clear" w:color="auto" w:fill="F9F2F4"/>
          <w:lang w:eastAsia="es-ES"/>
        </w:rPr>
        <w:t>ng</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generate</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component</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component-name</w:t>
      </w:r>
      <w:proofErr w:type="spellEnd"/>
      <w:r>
        <w:t> para generar un nuevo componente. Ta</w:t>
      </w:r>
      <w:r>
        <w:t>m</w:t>
      </w:r>
      <w:r>
        <w:t>bién puede usar </w:t>
      </w:r>
      <w:proofErr w:type="spellStart"/>
      <w:r>
        <w:rPr>
          <w:rFonts w:ascii="Courier New" w:eastAsia="Times New Roman" w:hAnsi="Courier New" w:cs="Courier New"/>
          <w:color w:val="C7254E"/>
          <w:sz w:val="21"/>
          <w:szCs w:val="21"/>
          <w:shd w:val="clear" w:color="auto" w:fill="F9F2F4"/>
          <w:lang w:eastAsia="es-ES"/>
        </w:rPr>
        <w:t>ng</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generate</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direct</w:t>
      </w:r>
      <w:r>
        <w:rPr>
          <w:rFonts w:ascii="Courier New" w:eastAsia="Times New Roman" w:hAnsi="Courier New" w:cs="Courier New"/>
          <w:color w:val="C7254E"/>
          <w:sz w:val="21"/>
          <w:szCs w:val="21"/>
          <w:shd w:val="clear" w:color="auto" w:fill="F9F2F4"/>
          <w:lang w:eastAsia="es-ES"/>
        </w:rPr>
        <w:t>i</w:t>
      </w:r>
      <w:r>
        <w:rPr>
          <w:rFonts w:ascii="Courier New" w:eastAsia="Times New Roman" w:hAnsi="Courier New" w:cs="Courier New"/>
          <w:color w:val="C7254E"/>
          <w:sz w:val="21"/>
          <w:szCs w:val="21"/>
          <w:shd w:val="clear" w:color="auto" w:fill="F9F2F4"/>
          <w:lang w:eastAsia="es-ES"/>
        </w:rPr>
        <w:t>ve|pipe|service|class|guard|interface|enum|module</w:t>
      </w:r>
      <w:proofErr w:type="spellEnd"/>
      <w:r>
        <w:t>.</w:t>
      </w:r>
    </w:p>
    <w:p w:rsidR="009F3B28" w:rsidRDefault="00C30E68">
      <w:pPr>
        <w:pStyle w:val="Ttulo2"/>
        <w:rPr>
          <w:lang w:eastAsia="es-ES"/>
        </w:rPr>
      </w:pPr>
      <w:bookmarkStart w:id="299" w:name="_Toc5724107"/>
      <w:bookmarkStart w:id="300" w:name="_Toc5789174"/>
      <w:bookmarkStart w:id="301" w:name="_Toc8230516"/>
      <w:r>
        <w:rPr>
          <w:lang w:eastAsia="es-ES"/>
        </w:rPr>
        <w:t>Construir</w:t>
      </w:r>
      <w:bookmarkEnd w:id="299"/>
      <w:bookmarkEnd w:id="300"/>
      <w:bookmarkEnd w:id="301"/>
    </w:p>
    <w:p w:rsidR="009F3B28" w:rsidRDefault="00C30E68">
      <w:pPr>
        <w:shd w:val="clear" w:color="auto" w:fill="FFFFFF"/>
        <w:spacing w:after="100"/>
      </w:pPr>
      <w:r>
        <w:t>Ejecute </w:t>
      </w:r>
      <w:proofErr w:type="spellStart"/>
      <w:r>
        <w:rPr>
          <w:rFonts w:ascii="Courier New" w:eastAsia="Times New Roman" w:hAnsi="Courier New" w:cs="Courier New"/>
          <w:color w:val="C7254E"/>
          <w:sz w:val="21"/>
          <w:szCs w:val="21"/>
          <w:shd w:val="clear" w:color="auto" w:fill="F9F2F4"/>
          <w:lang w:eastAsia="es-ES"/>
        </w:rPr>
        <w:t>ng</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build</w:t>
      </w:r>
      <w:proofErr w:type="spellEnd"/>
      <w:r>
        <w:t> para construir el proyecto. Los artefactos de compilación se almacenarán en el direct</w:t>
      </w:r>
      <w:r>
        <w:t>o</w:t>
      </w:r>
      <w:r>
        <w:t>rio </w:t>
      </w:r>
      <w:proofErr w:type="spellStart"/>
      <w:r>
        <w:rPr>
          <w:rFonts w:ascii="Courier New" w:eastAsia="Times New Roman" w:hAnsi="Courier New" w:cs="Courier New"/>
          <w:color w:val="C7254E"/>
          <w:sz w:val="21"/>
          <w:szCs w:val="21"/>
          <w:shd w:val="clear" w:color="auto" w:fill="F9F2F4"/>
          <w:lang w:eastAsia="es-ES"/>
        </w:rPr>
        <w:t>dist</w:t>
      </w:r>
      <w:proofErr w:type="spellEnd"/>
      <w:r>
        <w:rPr>
          <w:rFonts w:ascii="Courier New" w:eastAsia="Times New Roman" w:hAnsi="Courier New" w:cs="Courier New"/>
          <w:color w:val="C7254E"/>
          <w:sz w:val="21"/>
          <w:szCs w:val="21"/>
          <w:shd w:val="clear" w:color="auto" w:fill="F9F2F4"/>
          <w:lang w:eastAsia="es-ES"/>
        </w:rPr>
        <w:t>/</w:t>
      </w:r>
      <w:r>
        <w:t>. Use la bandera </w:t>
      </w:r>
      <w:r>
        <w:rPr>
          <w:rFonts w:ascii="Courier New" w:eastAsia="Times New Roman" w:hAnsi="Courier New" w:cs="Courier New"/>
          <w:color w:val="C7254E"/>
          <w:sz w:val="21"/>
          <w:szCs w:val="21"/>
          <w:shd w:val="clear" w:color="auto" w:fill="F9F2F4"/>
          <w:lang w:eastAsia="es-ES"/>
        </w:rPr>
        <w:t>--</w:t>
      </w:r>
      <w:proofErr w:type="spellStart"/>
      <w:r>
        <w:rPr>
          <w:rFonts w:ascii="Courier New" w:eastAsia="Times New Roman" w:hAnsi="Courier New" w:cs="Courier New"/>
          <w:color w:val="C7254E"/>
          <w:sz w:val="21"/>
          <w:szCs w:val="21"/>
          <w:shd w:val="clear" w:color="auto" w:fill="F9F2F4"/>
          <w:lang w:eastAsia="es-ES"/>
        </w:rPr>
        <w:t>prod</w:t>
      </w:r>
      <w:proofErr w:type="spellEnd"/>
      <w:r>
        <w:t> para una construcción de producción.</w:t>
      </w:r>
    </w:p>
    <w:p w:rsidR="009F3B28" w:rsidRDefault="00C30E68">
      <w:pPr>
        <w:pStyle w:val="Ttulo2"/>
        <w:rPr>
          <w:lang w:eastAsia="es-ES"/>
        </w:rPr>
      </w:pPr>
      <w:bookmarkStart w:id="302" w:name="_Toc5789175"/>
      <w:bookmarkStart w:id="303" w:name="_Toc8230517"/>
      <w:r>
        <w:rPr>
          <w:lang w:eastAsia="es-ES"/>
        </w:rPr>
        <w:t>Documentación</w:t>
      </w:r>
      <w:bookmarkEnd w:id="302"/>
      <w:bookmarkEnd w:id="303"/>
    </w:p>
    <w:p w:rsidR="009F3B28" w:rsidRDefault="00C30E68">
      <w:pPr>
        <w:shd w:val="clear" w:color="auto" w:fill="FFFFFF"/>
        <w:spacing w:after="100"/>
      </w:pPr>
      <w:r>
        <w:t>Ejecute </w:t>
      </w:r>
      <w:proofErr w:type="spellStart"/>
      <w:r>
        <w:rPr>
          <w:rFonts w:ascii="Courier New" w:eastAsia="Times New Roman" w:hAnsi="Courier New" w:cs="Courier New"/>
          <w:color w:val="C7254E"/>
          <w:sz w:val="21"/>
          <w:szCs w:val="21"/>
          <w:shd w:val="clear" w:color="auto" w:fill="F9F2F4"/>
          <w:lang w:eastAsia="es-ES"/>
        </w:rPr>
        <w:t>npm</w:t>
      </w:r>
      <w:proofErr w:type="spellEnd"/>
      <w:r>
        <w:rPr>
          <w:rFonts w:ascii="Courier New" w:eastAsia="Times New Roman" w:hAnsi="Courier New" w:cs="Courier New"/>
          <w:color w:val="C7254E"/>
          <w:sz w:val="21"/>
          <w:szCs w:val="21"/>
          <w:shd w:val="clear" w:color="auto" w:fill="F9F2F4"/>
          <w:lang w:eastAsia="es-ES"/>
        </w:rPr>
        <w:t xml:space="preserve"> run </w:t>
      </w:r>
      <w:proofErr w:type="spellStart"/>
      <w:r>
        <w:rPr>
          <w:rFonts w:ascii="Courier New" w:eastAsia="Times New Roman" w:hAnsi="Courier New" w:cs="Courier New"/>
          <w:color w:val="C7254E"/>
          <w:sz w:val="21"/>
          <w:szCs w:val="21"/>
          <w:shd w:val="clear" w:color="auto" w:fill="F9F2F4"/>
          <w:lang w:eastAsia="es-ES"/>
        </w:rPr>
        <w:t>docs</w:t>
      </w:r>
      <w:proofErr w:type="gramStart"/>
      <w:r>
        <w:rPr>
          <w:rFonts w:ascii="Courier New" w:eastAsia="Times New Roman" w:hAnsi="Courier New" w:cs="Courier New"/>
          <w:color w:val="C7254E"/>
          <w:sz w:val="21"/>
          <w:szCs w:val="21"/>
          <w:shd w:val="clear" w:color="auto" w:fill="F9F2F4"/>
          <w:lang w:eastAsia="es-ES"/>
        </w:rPr>
        <w:t>:serve</w:t>
      </w:r>
      <w:proofErr w:type="spellEnd"/>
      <w:proofErr w:type="gramEnd"/>
      <w:r>
        <w:rPr>
          <w:rFonts w:ascii="Courier New" w:eastAsia="Times New Roman" w:hAnsi="Courier New" w:cs="Courier New"/>
          <w:color w:val="C7254E"/>
          <w:sz w:val="21"/>
          <w:szCs w:val="21"/>
          <w:shd w:val="clear" w:color="auto" w:fill="F9F2F4"/>
          <w:lang w:eastAsia="es-ES"/>
        </w:rPr>
        <w:t xml:space="preserve"> </w:t>
      </w:r>
      <w:r>
        <w:t>para levantar un servidor con la documentación de todos los comp</w:t>
      </w:r>
      <w:r>
        <w:t>o</w:t>
      </w:r>
      <w:r>
        <w:t>nentes incluidos en el proyecto.</w:t>
      </w:r>
    </w:p>
    <w:p w:rsidR="009F3B28" w:rsidRDefault="00C30E68">
      <w:pPr>
        <w:pStyle w:val="Ttulo2"/>
        <w:rPr>
          <w:lang w:eastAsia="es-ES"/>
        </w:rPr>
      </w:pPr>
      <w:bookmarkStart w:id="304" w:name="_Toc5724108"/>
      <w:bookmarkStart w:id="305" w:name="_Toc5789176"/>
      <w:bookmarkStart w:id="306" w:name="_Toc8230518"/>
      <w:r>
        <w:rPr>
          <w:lang w:eastAsia="es-ES"/>
        </w:rPr>
        <w:t>Ayuda adicional</w:t>
      </w:r>
      <w:bookmarkEnd w:id="304"/>
      <w:bookmarkEnd w:id="305"/>
      <w:bookmarkEnd w:id="306"/>
    </w:p>
    <w:p w:rsidR="009F3B28" w:rsidRDefault="00C30E68">
      <w:pPr>
        <w:shd w:val="clear" w:color="auto" w:fill="FFFFFF"/>
        <w:spacing w:after="100"/>
      </w:pPr>
      <w:r>
        <w:t>Para obtener más ayuda sobre Angular CLI, use </w:t>
      </w:r>
      <w:proofErr w:type="spellStart"/>
      <w:r>
        <w:rPr>
          <w:rFonts w:ascii="Courier New" w:eastAsia="Times New Roman" w:hAnsi="Courier New" w:cs="Courier New"/>
          <w:color w:val="C7254E"/>
          <w:sz w:val="21"/>
          <w:szCs w:val="21"/>
          <w:shd w:val="clear" w:color="auto" w:fill="F9F2F4"/>
          <w:lang w:eastAsia="es-ES"/>
        </w:rPr>
        <w:t>ng</w:t>
      </w:r>
      <w:proofErr w:type="spellEnd"/>
      <w:r>
        <w:rPr>
          <w:rFonts w:ascii="Courier New" w:eastAsia="Times New Roman" w:hAnsi="Courier New" w:cs="Courier New"/>
          <w:color w:val="C7254E"/>
          <w:sz w:val="21"/>
          <w:szCs w:val="21"/>
          <w:shd w:val="clear" w:color="auto" w:fill="F9F2F4"/>
          <w:lang w:eastAsia="es-ES"/>
        </w:rPr>
        <w:t xml:space="preserve"> </w:t>
      </w:r>
      <w:proofErr w:type="spellStart"/>
      <w:r>
        <w:rPr>
          <w:rFonts w:ascii="Courier New" w:eastAsia="Times New Roman" w:hAnsi="Courier New" w:cs="Courier New"/>
          <w:color w:val="C7254E"/>
          <w:sz w:val="21"/>
          <w:szCs w:val="21"/>
          <w:shd w:val="clear" w:color="auto" w:fill="F9F2F4"/>
          <w:lang w:eastAsia="es-ES"/>
        </w:rPr>
        <w:t>help</w:t>
      </w:r>
      <w:proofErr w:type="spellEnd"/>
      <w:r>
        <w:t> o visite el [Angular CLI README] (</w:t>
      </w:r>
      <w:hyperlink r:id="rId17" w:history="1">
        <w:r>
          <w:rPr>
            <w:rFonts w:ascii="Georgia" w:eastAsia="Times New Roman" w:hAnsi="Georgia" w:cs="Times New Roman"/>
            <w:color w:val="35D7BB"/>
            <w:sz w:val="21"/>
            <w:szCs w:val="21"/>
            <w:u w:val="single"/>
            <w:lang w:eastAsia="es-ES"/>
          </w:rPr>
          <w:t>https://github.com/angular/angular-cli/blob/master/README.md</w:t>
        </w:r>
      </w:hyperlink>
      <w:r>
        <w:t>).</w:t>
      </w:r>
    </w:p>
    <w:p w:rsidR="009F3B28" w:rsidRDefault="00C30E68">
      <w:pPr>
        <w:pStyle w:val="Ttulo1"/>
      </w:pPr>
      <w:bookmarkStart w:id="307" w:name="_Toc8230519"/>
      <w:bookmarkStart w:id="308" w:name="_Toc5724109"/>
      <w:bookmarkStart w:id="309" w:name="_Toc5789177"/>
      <w:r>
        <w:rPr>
          <w:lang w:eastAsia="es-ES"/>
        </w:rPr>
        <w:t>Módulo Tema</w:t>
      </w:r>
      <w:bookmarkEnd w:id="307"/>
      <w:r>
        <w:rPr>
          <w:lang w:eastAsia="es-ES"/>
        </w:rPr>
        <w:t xml:space="preserve"> </w:t>
      </w:r>
      <w:bookmarkEnd w:id="308"/>
      <w:bookmarkEnd w:id="309"/>
    </w:p>
    <w:p w:rsidR="009F3B28" w:rsidRDefault="00C30E68">
      <w:r>
        <w:rPr>
          <w:rFonts w:eastAsia="Times New Roman"/>
          <w:lang w:eastAsia="es-ES"/>
        </w:rPr>
        <w:t xml:space="preserve">Para su uso con la aplicación se ha desarrollado un tema que está basado en los componentes de </w:t>
      </w:r>
      <w:proofErr w:type="spellStart"/>
      <w:r>
        <w:rPr>
          <w:rFonts w:eastAsia="Times New Roman"/>
          <w:lang w:eastAsia="es-ES"/>
        </w:rPr>
        <w:t>PrimeNg</w:t>
      </w:r>
      <w:proofErr w:type="spellEnd"/>
      <w:r>
        <w:rPr>
          <w:rFonts w:eastAsia="Times New Roman"/>
          <w:lang w:eastAsia="es-ES"/>
        </w:rPr>
        <w:t xml:space="preserve"> pero que encapsula aquellos componentes necesarios para dotarlos de un funcionamiento y un aspecto homogéneo en la aplicación.</w:t>
      </w:r>
      <w:r>
        <w:rPr>
          <w:rFonts w:eastAsia="Times New Roman"/>
          <w:lang w:eastAsia="es-ES"/>
        </w:rPr>
        <w:br/>
        <w:t xml:space="preserve">Por este motivo </w:t>
      </w:r>
      <w:r>
        <w:rPr>
          <w:rFonts w:eastAsia="Times New Roman"/>
          <w:b/>
          <w:lang w:eastAsia="es-ES"/>
        </w:rPr>
        <w:t xml:space="preserve">no se deben importar componentes de </w:t>
      </w:r>
      <w:proofErr w:type="spellStart"/>
      <w:r>
        <w:rPr>
          <w:rFonts w:eastAsia="Times New Roman"/>
          <w:b/>
          <w:lang w:eastAsia="es-ES"/>
        </w:rPr>
        <w:t>PrimeNg</w:t>
      </w:r>
      <w:proofErr w:type="spellEnd"/>
      <w:r>
        <w:rPr>
          <w:rFonts w:eastAsia="Times New Roman"/>
          <w:b/>
          <w:lang w:eastAsia="es-ES"/>
        </w:rPr>
        <w:t xml:space="preserve"> que no sean exportados (si se da el caso) a través del módulo </w:t>
      </w:r>
      <w:proofErr w:type="spellStart"/>
      <w:r>
        <w:rPr>
          <w:rFonts w:eastAsia="Times New Roman"/>
          <w:b/>
          <w:lang w:eastAsia="es-ES"/>
        </w:rPr>
        <w:t>ThemeModule</w:t>
      </w:r>
      <w:proofErr w:type="spellEnd"/>
      <w:r>
        <w:rPr>
          <w:rFonts w:eastAsia="Times New Roman"/>
          <w:lang w:eastAsia="es-ES"/>
        </w:rPr>
        <w:t>.</w:t>
      </w:r>
    </w:p>
    <w:p w:rsidR="009F3B28" w:rsidRDefault="00C30E68">
      <w:r>
        <w:rPr>
          <w:rFonts w:eastAsia="Times New Roman"/>
          <w:lang w:eastAsia="es-ES"/>
        </w:rPr>
        <w:t xml:space="preserve">Los componentes del módulo del tema tendrán selectores con el prefijo </w:t>
      </w:r>
      <w:proofErr w:type="spellStart"/>
      <w:r>
        <w:rPr>
          <w:rFonts w:eastAsia="Times New Roman"/>
          <w:b/>
          <w:lang w:eastAsia="es-ES"/>
        </w:rPr>
        <w:t>the</w:t>
      </w:r>
      <w:proofErr w:type="spellEnd"/>
      <w:r>
        <w:rPr>
          <w:rFonts w:eastAsia="Times New Roman"/>
          <w:b/>
          <w:lang w:eastAsia="es-ES"/>
        </w:rPr>
        <w:t>-</w:t>
      </w:r>
    </w:p>
    <w:p w:rsidR="009F3B28" w:rsidRDefault="00C30E68">
      <w:pPr>
        <w:pStyle w:val="Ttulo2"/>
      </w:pPr>
      <w:bookmarkStart w:id="310" w:name="_Toc5724110"/>
      <w:bookmarkStart w:id="311" w:name="_Toc5789178"/>
      <w:bookmarkStart w:id="312" w:name="_Toc8230520"/>
      <w:proofErr w:type="spellStart"/>
      <w:r>
        <w:rPr>
          <w:lang w:eastAsia="es-ES"/>
        </w:rPr>
        <w:t>Layouts</w:t>
      </w:r>
      <w:bookmarkEnd w:id="310"/>
      <w:bookmarkEnd w:id="311"/>
      <w:bookmarkEnd w:id="312"/>
      <w:proofErr w:type="spellEnd"/>
    </w:p>
    <w:p w:rsidR="009F3B28" w:rsidRDefault="00C30E68">
      <w:pPr>
        <w:rPr>
          <w:rFonts w:eastAsia="Times New Roman"/>
          <w:lang w:eastAsia="es-ES"/>
        </w:rPr>
      </w:pPr>
      <w:r>
        <w:rPr>
          <w:rFonts w:eastAsia="Times New Roman"/>
          <w:lang w:eastAsia="es-ES"/>
        </w:rPr>
        <w:t xml:space="preserve">Componentes que definen el </w:t>
      </w:r>
      <w:proofErr w:type="spellStart"/>
      <w:r>
        <w:rPr>
          <w:rFonts w:eastAsia="Times New Roman"/>
          <w:lang w:eastAsia="es-ES"/>
        </w:rPr>
        <w:t>layout</w:t>
      </w:r>
      <w:proofErr w:type="spellEnd"/>
      <w:r>
        <w:rPr>
          <w:rFonts w:eastAsia="Times New Roman"/>
          <w:lang w:eastAsia="es-ES"/>
        </w:rPr>
        <w:t xml:space="preserve"> de la página</w:t>
      </w:r>
    </w:p>
    <w:p w:rsidR="009F3B28" w:rsidRDefault="00C30E68">
      <w:pPr>
        <w:pStyle w:val="Ttulo3"/>
      </w:pPr>
      <w:bookmarkStart w:id="313" w:name="_Toc5724111"/>
      <w:bookmarkStart w:id="314" w:name="_Toc5789179"/>
      <w:bookmarkStart w:id="315" w:name="_Toc8230521"/>
      <w:proofErr w:type="spellStart"/>
      <w:r>
        <w:t>the</w:t>
      </w:r>
      <w:proofErr w:type="spellEnd"/>
      <w:r>
        <w:t>-visor-</w:t>
      </w:r>
      <w:proofErr w:type="spellStart"/>
      <w:r>
        <w:t>layout</w:t>
      </w:r>
      <w:bookmarkEnd w:id="313"/>
      <w:bookmarkEnd w:id="314"/>
      <w:bookmarkEnd w:id="315"/>
      <w:proofErr w:type="spellEnd"/>
    </w:p>
    <w:p w:rsidR="009F3B28" w:rsidRDefault="00C30E68">
      <w:pPr>
        <w:rPr>
          <w:rFonts w:eastAsia="Times New Roman"/>
          <w:lang w:eastAsia="es-ES"/>
        </w:rPr>
      </w:pPr>
      <w:proofErr w:type="spellStart"/>
      <w:r>
        <w:rPr>
          <w:rFonts w:eastAsia="Times New Roman"/>
          <w:lang w:eastAsia="es-ES"/>
        </w:rPr>
        <w:t>Layout</w:t>
      </w:r>
      <w:proofErr w:type="spellEnd"/>
      <w:r>
        <w:rPr>
          <w:rFonts w:eastAsia="Times New Roman"/>
          <w:lang w:eastAsia="es-ES"/>
        </w:rPr>
        <w:t xml:space="preserve"> definido para el visor, se compone de un </w:t>
      </w:r>
      <w:proofErr w:type="spellStart"/>
      <w:r>
        <w:rPr>
          <w:rFonts w:eastAsia="Times New Roman"/>
          <w:lang w:eastAsia="es-ES"/>
        </w:rPr>
        <w:t>header</w:t>
      </w:r>
      <w:proofErr w:type="spellEnd"/>
      <w:r>
        <w:rPr>
          <w:rFonts w:eastAsia="Times New Roman"/>
          <w:lang w:eastAsia="es-ES"/>
        </w:rPr>
        <w:t xml:space="preserve"> y el resto es ocupado por el componente que ca</w:t>
      </w:r>
      <w:r>
        <w:rPr>
          <w:rFonts w:eastAsia="Times New Roman"/>
          <w:lang w:eastAsia="es-ES"/>
        </w:rPr>
        <w:t>r</w:t>
      </w:r>
      <w:r>
        <w:rPr>
          <w:rFonts w:eastAsia="Times New Roman"/>
          <w:lang w:eastAsia="es-ES"/>
        </w:rPr>
        <w:t xml:space="preserve">gue el </w:t>
      </w:r>
      <w:proofErr w:type="spellStart"/>
      <w:r>
        <w:rPr>
          <w:rFonts w:eastAsia="Times New Roman"/>
          <w:lang w:eastAsia="es-ES"/>
        </w:rPr>
        <w:t>router</w:t>
      </w:r>
      <w:proofErr w:type="spellEnd"/>
    </w:p>
    <w:p w:rsidR="009F3B28" w:rsidRDefault="00C30E68">
      <w:pPr>
        <w:shd w:val="clear" w:color="auto" w:fill="FFFFFF"/>
        <w:spacing w:after="100"/>
      </w:pPr>
      <w:r>
        <w:rPr>
          <w:rStyle w:val="Ttulo4Car"/>
        </w:rPr>
        <w:t>Uso</w:t>
      </w:r>
      <w:r>
        <w:rPr>
          <w:rStyle w:val="Ttulo4Car"/>
        </w:rPr>
        <w:br/>
      </w:r>
      <w:r>
        <w:t xml:space="preserve">En el app.component.html hará que todas las páginas tengan ese </w:t>
      </w:r>
      <w:proofErr w:type="spellStart"/>
      <w:r>
        <w:t>template</w:t>
      </w:r>
      <w:proofErr w:type="spellEnd"/>
    </w:p>
    <w:p w:rsidR="009F3B28" w:rsidRDefault="00C30E68">
      <w:pPr>
        <w:shd w:val="clear" w:color="auto" w:fill="FFFFFF"/>
        <w:spacing w:after="100"/>
        <w:rPr>
          <w:ins w:id="316" w:author="Juan Carlos Romero" w:date="2019-05-08T17:55:00Z"/>
          <w:rFonts w:ascii="Courier New" w:eastAsia="Times New Roman" w:hAnsi="Courier New" w:cs="Courier New"/>
          <w:color w:val="C7254E"/>
          <w:sz w:val="21"/>
          <w:szCs w:val="21"/>
          <w:shd w:val="clear" w:color="auto" w:fill="F9F2F4"/>
          <w:lang w:eastAsia="es-ES"/>
        </w:rPr>
      </w:pPr>
      <w:r>
        <w:rPr>
          <w:rFonts w:ascii="Courier New" w:eastAsia="Times New Roman" w:hAnsi="Courier New" w:cs="Courier New"/>
          <w:color w:val="C7254E"/>
          <w:sz w:val="21"/>
          <w:szCs w:val="21"/>
          <w:shd w:val="clear" w:color="auto" w:fill="F9F2F4"/>
          <w:lang w:eastAsia="es-ES"/>
        </w:rPr>
        <w:t>&lt;</w:t>
      </w:r>
      <w:proofErr w:type="spellStart"/>
      <w:r>
        <w:rPr>
          <w:rFonts w:ascii="Courier New" w:eastAsia="Times New Roman" w:hAnsi="Courier New" w:cs="Courier New"/>
          <w:color w:val="C7254E"/>
          <w:sz w:val="21"/>
          <w:szCs w:val="21"/>
          <w:shd w:val="clear" w:color="auto" w:fill="F9F2F4"/>
          <w:lang w:eastAsia="es-ES"/>
        </w:rPr>
        <w:t>the</w:t>
      </w:r>
      <w:proofErr w:type="spellEnd"/>
      <w:r>
        <w:rPr>
          <w:rFonts w:ascii="Courier New" w:eastAsia="Times New Roman" w:hAnsi="Courier New" w:cs="Courier New"/>
          <w:color w:val="C7254E"/>
          <w:sz w:val="21"/>
          <w:szCs w:val="21"/>
          <w:shd w:val="clear" w:color="auto" w:fill="F9F2F4"/>
          <w:lang w:eastAsia="es-ES"/>
        </w:rPr>
        <w:t>-visor-</w:t>
      </w:r>
      <w:proofErr w:type="spellStart"/>
      <w:r>
        <w:rPr>
          <w:rFonts w:ascii="Courier New" w:eastAsia="Times New Roman" w:hAnsi="Courier New" w:cs="Courier New"/>
          <w:color w:val="C7254E"/>
          <w:sz w:val="21"/>
          <w:szCs w:val="21"/>
          <w:shd w:val="clear" w:color="auto" w:fill="F9F2F4"/>
          <w:lang w:eastAsia="es-ES"/>
        </w:rPr>
        <w:t>layout</w:t>
      </w:r>
      <w:proofErr w:type="spellEnd"/>
      <w:ins w:id="317" w:author="Juan Carlos Romero" w:date="2019-05-08T17:55:00Z">
        <w:r w:rsidR="00C37E7D">
          <w:rPr>
            <w:rFonts w:ascii="Courier New" w:eastAsia="Times New Roman" w:hAnsi="Courier New" w:cs="Courier New"/>
            <w:color w:val="C7254E"/>
            <w:sz w:val="21"/>
            <w:szCs w:val="21"/>
            <w:shd w:val="clear" w:color="auto" w:fill="F9F2F4"/>
            <w:lang w:eastAsia="es-ES"/>
          </w:rPr>
          <w:t xml:space="preserve"> </w:t>
        </w:r>
        <w:r w:rsidR="00C37E7D" w:rsidRPr="00C37E7D">
          <w:rPr>
            <w:rFonts w:ascii="Courier New" w:eastAsia="Times New Roman" w:hAnsi="Courier New" w:cs="Courier New"/>
            <w:color w:val="C7254E"/>
            <w:sz w:val="21"/>
            <w:szCs w:val="21"/>
            <w:shd w:val="clear" w:color="auto" w:fill="F9F2F4"/>
            <w:lang w:eastAsia="es-ES"/>
          </w:rPr>
          <w:t>[</w:t>
        </w:r>
        <w:proofErr w:type="spellStart"/>
        <w:r w:rsidR="00C37E7D" w:rsidRPr="00C37E7D">
          <w:rPr>
            <w:rFonts w:ascii="Courier New" w:eastAsia="Times New Roman" w:hAnsi="Courier New" w:cs="Courier New"/>
            <w:color w:val="C7254E"/>
            <w:sz w:val="21"/>
            <w:szCs w:val="21"/>
            <w:shd w:val="clear" w:color="auto" w:fill="F9F2F4"/>
            <w:lang w:eastAsia="es-ES"/>
          </w:rPr>
          <w:t>contentStyleClass</w:t>
        </w:r>
        <w:proofErr w:type="spellEnd"/>
        <w:r w:rsidR="00C37E7D" w:rsidRPr="00C37E7D">
          <w:rPr>
            <w:rFonts w:ascii="Courier New" w:eastAsia="Times New Roman" w:hAnsi="Courier New" w:cs="Courier New"/>
            <w:color w:val="C7254E"/>
            <w:sz w:val="21"/>
            <w:szCs w:val="21"/>
            <w:shd w:val="clear" w:color="auto" w:fill="F9F2F4"/>
            <w:lang w:eastAsia="es-ES"/>
          </w:rPr>
          <w:t>]="</w:t>
        </w:r>
        <w:proofErr w:type="spellStart"/>
        <w:r w:rsidR="00C37E7D" w:rsidRPr="00C37E7D">
          <w:rPr>
            <w:rFonts w:ascii="Courier New" w:eastAsia="Times New Roman" w:hAnsi="Courier New" w:cs="Courier New"/>
            <w:color w:val="C7254E"/>
            <w:sz w:val="21"/>
            <w:szCs w:val="21"/>
            <w:shd w:val="clear" w:color="auto" w:fill="F9F2F4"/>
            <w:lang w:eastAsia="es-ES"/>
          </w:rPr>
          <w:t>contentStyleClass</w:t>
        </w:r>
        <w:proofErr w:type="spellEnd"/>
        <w:r w:rsidR="00C37E7D" w:rsidRPr="00C37E7D">
          <w:rPr>
            <w:rFonts w:ascii="Courier New" w:eastAsia="Times New Roman" w:hAnsi="Courier New" w:cs="Courier New"/>
            <w:color w:val="C7254E"/>
            <w:sz w:val="21"/>
            <w:szCs w:val="21"/>
            <w:shd w:val="clear" w:color="auto" w:fill="F9F2F4"/>
            <w:lang w:eastAsia="es-ES"/>
          </w:rPr>
          <w:t>"</w:t>
        </w:r>
      </w:ins>
      <w:r>
        <w:rPr>
          <w:rFonts w:ascii="Courier New" w:eastAsia="Times New Roman" w:hAnsi="Courier New" w:cs="Courier New"/>
          <w:color w:val="C7254E"/>
          <w:sz w:val="21"/>
          <w:szCs w:val="21"/>
          <w:shd w:val="clear" w:color="auto" w:fill="F9F2F4"/>
          <w:lang w:eastAsia="es-ES"/>
        </w:rPr>
        <w:t>&gt;</w:t>
      </w:r>
      <w:r>
        <w:rPr>
          <w:rFonts w:ascii="Courier New" w:eastAsia="Times New Roman" w:hAnsi="Courier New" w:cs="Courier New"/>
          <w:color w:val="C7254E"/>
          <w:sz w:val="21"/>
          <w:szCs w:val="21"/>
          <w:shd w:val="clear" w:color="auto" w:fill="F9F2F4"/>
          <w:lang w:eastAsia="es-ES"/>
        </w:rPr>
        <w:br/>
        <w:t>&lt;</w:t>
      </w:r>
      <w:proofErr w:type="spellStart"/>
      <w:r>
        <w:rPr>
          <w:rFonts w:ascii="Courier New" w:eastAsia="Times New Roman" w:hAnsi="Courier New" w:cs="Courier New"/>
          <w:color w:val="C7254E"/>
          <w:sz w:val="21"/>
          <w:szCs w:val="21"/>
          <w:shd w:val="clear" w:color="auto" w:fill="F9F2F4"/>
          <w:lang w:eastAsia="es-ES"/>
        </w:rPr>
        <w:t>router-outlet</w:t>
      </w:r>
      <w:proofErr w:type="spellEnd"/>
      <w:r>
        <w:rPr>
          <w:rFonts w:ascii="Courier New" w:eastAsia="Times New Roman" w:hAnsi="Courier New" w:cs="Courier New"/>
          <w:color w:val="C7254E"/>
          <w:sz w:val="21"/>
          <w:szCs w:val="21"/>
          <w:shd w:val="clear" w:color="auto" w:fill="F9F2F4"/>
          <w:lang w:eastAsia="es-ES"/>
        </w:rPr>
        <w:t>&gt;&lt;/</w:t>
      </w:r>
      <w:proofErr w:type="spellStart"/>
      <w:r>
        <w:rPr>
          <w:rFonts w:ascii="Courier New" w:eastAsia="Times New Roman" w:hAnsi="Courier New" w:cs="Courier New"/>
          <w:color w:val="C7254E"/>
          <w:sz w:val="21"/>
          <w:szCs w:val="21"/>
          <w:shd w:val="clear" w:color="auto" w:fill="F9F2F4"/>
          <w:lang w:eastAsia="es-ES"/>
        </w:rPr>
        <w:t>router-outlet</w:t>
      </w:r>
      <w:proofErr w:type="spellEnd"/>
      <w:r>
        <w:rPr>
          <w:rFonts w:ascii="Courier New" w:eastAsia="Times New Roman" w:hAnsi="Courier New" w:cs="Courier New"/>
          <w:color w:val="C7254E"/>
          <w:sz w:val="21"/>
          <w:szCs w:val="21"/>
          <w:shd w:val="clear" w:color="auto" w:fill="F9F2F4"/>
          <w:lang w:eastAsia="es-ES"/>
        </w:rPr>
        <w:t>&gt;</w:t>
      </w:r>
      <w:r>
        <w:rPr>
          <w:rFonts w:ascii="Courier New" w:eastAsia="Times New Roman" w:hAnsi="Courier New" w:cs="Courier New"/>
          <w:color w:val="C7254E"/>
          <w:sz w:val="21"/>
          <w:szCs w:val="21"/>
          <w:shd w:val="clear" w:color="auto" w:fill="F9F2F4"/>
          <w:lang w:eastAsia="es-ES"/>
        </w:rPr>
        <w:br/>
        <w:t>&lt;/</w:t>
      </w:r>
      <w:proofErr w:type="spellStart"/>
      <w:r>
        <w:rPr>
          <w:rFonts w:ascii="Courier New" w:eastAsia="Times New Roman" w:hAnsi="Courier New" w:cs="Courier New"/>
          <w:color w:val="C7254E"/>
          <w:sz w:val="21"/>
          <w:szCs w:val="21"/>
          <w:shd w:val="clear" w:color="auto" w:fill="F9F2F4"/>
          <w:lang w:eastAsia="es-ES"/>
        </w:rPr>
        <w:t>the</w:t>
      </w:r>
      <w:proofErr w:type="spellEnd"/>
      <w:r>
        <w:rPr>
          <w:rFonts w:ascii="Courier New" w:eastAsia="Times New Roman" w:hAnsi="Courier New" w:cs="Courier New"/>
          <w:color w:val="C7254E"/>
          <w:sz w:val="21"/>
          <w:szCs w:val="21"/>
          <w:shd w:val="clear" w:color="auto" w:fill="F9F2F4"/>
          <w:lang w:eastAsia="es-ES"/>
        </w:rPr>
        <w:t>-visor-</w:t>
      </w:r>
      <w:proofErr w:type="spellStart"/>
      <w:r>
        <w:rPr>
          <w:rFonts w:ascii="Courier New" w:eastAsia="Times New Roman" w:hAnsi="Courier New" w:cs="Courier New"/>
          <w:color w:val="C7254E"/>
          <w:sz w:val="21"/>
          <w:szCs w:val="21"/>
          <w:shd w:val="clear" w:color="auto" w:fill="F9F2F4"/>
          <w:lang w:eastAsia="es-ES"/>
        </w:rPr>
        <w:t>layout</w:t>
      </w:r>
      <w:proofErr w:type="spellEnd"/>
      <w:r>
        <w:rPr>
          <w:rFonts w:ascii="Courier New" w:eastAsia="Times New Roman" w:hAnsi="Courier New" w:cs="Courier New"/>
          <w:color w:val="C7254E"/>
          <w:sz w:val="21"/>
          <w:szCs w:val="21"/>
          <w:shd w:val="clear" w:color="auto" w:fill="F9F2F4"/>
          <w:lang w:eastAsia="es-ES"/>
        </w:rPr>
        <w:t>&gt;</w:t>
      </w:r>
    </w:p>
    <w:p w:rsidR="00C37E7D" w:rsidRDefault="00C37E7D">
      <w:pPr>
        <w:rPr>
          <w:ins w:id="318" w:author="Juan Carlos Romero" w:date="2019-05-08T18:01:00Z"/>
        </w:rPr>
        <w:pPrChange w:id="319" w:author="Juan Carlos Romero" w:date="2019-05-08T17:59:00Z">
          <w:pPr>
            <w:shd w:val="clear" w:color="auto" w:fill="FFFFFF"/>
            <w:spacing w:after="100"/>
          </w:pPr>
        </w:pPrChange>
      </w:pPr>
      <w:ins w:id="320" w:author="Juan Carlos Romero" w:date="2019-05-08T17:55:00Z">
        <w:r w:rsidRPr="00C37E7D">
          <w:rPr>
            <w:rPrChange w:id="321" w:author="Juan Carlos Romero" w:date="2019-05-08T17:59:00Z">
              <w:rPr>
                <w:rFonts w:eastAsia="Times New Roman"/>
                <w:shd w:val="clear" w:color="auto" w:fill="F9F2F4"/>
                <w:lang w:eastAsia="es-ES"/>
              </w:rPr>
            </w:rPrChange>
          </w:rPr>
          <w:t>Mediante el par</w:t>
        </w:r>
      </w:ins>
      <w:ins w:id="322" w:author="Juan Carlos Romero" w:date="2019-05-08T17:56:00Z">
        <w:r w:rsidRPr="00C37E7D">
          <w:rPr>
            <w:rPrChange w:id="323" w:author="Juan Carlos Romero" w:date="2019-05-08T17:59:00Z">
              <w:rPr>
                <w:rFonts w:eastAsia="Times New Roman"/>
                <w:shd w:val="clear" w:color="auto" w:fill="F9F2F4"/>
                <w:lang w:eastAsia="es-ES"/>
              </w:rPr>
            </w:rPrChange>
          </w:rPr>
          <w:t xml:space="preserve">ámetro </w:t>
        </w:r>
      </w:ins>
      <w:proofErr w:type="spellStart"/>
      <w:ins w:id="324" w:author="Juan Carlos Romero" w:date="2019-05-08T17:55:00Z">
        <w:r w:rsidRPr="00C37E7D">
          <w:rPr>
            <w:rPrChange w:id="325" w:author="Juan Carlos Romero" w:date="2019-05-08T17:59:00Z">
              <w:rPr>
                <w:rFonts w:eastAsia="Times New Roman"/>
                <w:shd w:val="clear" w:color="auto" w:fill="F9F2F4"/>
                <w:lang w:eastAsia="es-ES"/>
              </w:rPr>
            </w:rPrChange>
          </w:rPr>
          <w:t>contentStyleClass</w:t>
        </w:r>
      </w:ins>
      <w:proofErr w:type="spellEnd"/>
      <w:ins w:id="326" w:author="Juan Carlos Romero" w:date="2019-05-08T17:57:00Z">
        <w:r w:rsidRPr="00C37E7D">
          <w:rPr>
            <w:rPrChange w:id="327" w:author="Juan Carlos Romero" w:date="2019-05-08T17:59:00Z">
              <w:rPr>
                <w:rFonts w:eastAsia="Times New Roman"/>
                <w:shd w:val="clear" w:color="auto" w:fill="F9F2F4"/>
                <w:lang w:eastAsia="es-ES"/>
              </w:rPr>
            </w:rPrChange>
          </w:rPr>
          <w:t xml:space="preserve"> que se establece en </w:t>
        </w:r>
        <w:proofErr w:type="spellStart"/>
        <w:r w:rsidRPr="00C37E7D">
          <w:rPr>
            <w:rPrChange w:id="328" w:author="Juan Carlos Romero" w:date="2019-05-08T17:59:00Z">
              <w:rPr>
                <w:rFonts w:eastAsia="Times New Roman"/>
                <w:shd w:val="clear" w:color="auto" w:fill="F9F2F4"/>
                <w:lang w:eastAsia="es-ES"/>
              </w:rPr>
            </w:rPrChange>
          </w:rPr>
          <w:t>app.componetn.ts</w:t>
        </w:r>
      </w:ins>
      <w:proofErr w:type="spellEnd"/>
      <w:ins w:id="329" w:author="Juan Carlos Romero" w:date="2019-05-08T17:55:00Z">
        <w:r w:rsidRPr="00C37E7D">
          <w:rPr>
            <w:rPrChange w:id="330" w:author="Juan Carlos Romero" w:date="2019-05-08T17:59:00Z">
              <w:rPr>
                <w:rFonts w:eastAsia="Times New Roman"/>
                <w:shd w:val="clear" w:color="auto" w:fill="F9F2F4"/>
                <w:lang w:eastAsia="es-ES"/>
              </w:rPr>
            </w:rPrChange>
          </w:rPr>
          <w:t>,</w:t>
        </w:r>
      </w:ins>
      <w:ins w:id="331" w:author="Juan Carlos Romero" w:date="2019-05-08T17:56:00Z">
        <w:r w:rsidRPr="00C37E7D">
          <w:rPr>
            <w:rPrChange w:id="332" w:author="Juan Carlos Romero" w:date="2019-05-08T17:59:00Z">
              <w:rPr>
                <w:rFonts w:eastAsia="Times New Roman"/>
                <w:shd w:val="clear" w:color="auto" w:fill="F9F2F4"/>
                <w:lang w:eastAsia="es-ES"/>
              </w:rPr>
            </w:rPrChange>
          </w:rPr>
          <w:t xml:space="preserve"> se </w:t>
        </w:r>
      </w:ins>
      <w:ins w:id="333" w:author="Juan Carlos Romero" w:date="2019-05-08T17:58:00Z">
        <w:r w:rsidRPr="00C37E7D">
          <w:rPr>
            <w:rPrChange w:id="334" w:author="Juan Carlos Romero" w:date="2019-05-08T17:59:00Z">
              <w:rPr>
                <w:rFonts w:eastAsia="Times New Roman"/>
                <w:shd w:val="clear" w:color="auto" w:fill="F9F2F4"/>
                <w:lang w:eastAsia="es-ES"/>
              </w:rPr>
            </w:rPrChange>
          </w:rPr>
          <w:t xml:space="preserve">define </w:t>
        </w:r>
      </w:ins>
      <w:ins w:id="335" w:author="Juan Carlos Romero" w:date="2019-05-08T17:56:00Z">
        <w:r w:rsidRPr="00C37E7D">
          <w:rPr>
            <w:rPrChange w:id="336" w:author="Juan Carlos Romero" w:date="2019-05-08T17:59:00Z">
              <w:rPr>
                <w:rFonts w:eastAsia="Times New Roman"/>
                <w:shd w:val="clear" w:color="auto" w:fill="F9F2F4"/>
                <w:lang w:eastAsia="es-ES"/>
              </w:rPr>
            </w:rPrChange>
          </w:rPr>
          <w:t>en el conten</w:t>
        </w:r>
        <w:r w:rsidRPr="00C37E7D">
          <w:rPr>
            <w:rPrChange w:id="337" w:author="Juan Carlos Romero" w:date="2019-05-08T17:59:00Z">
              <w:rPr>
                <w:rFonts w:eastAsia="Times New Roman"/>
                <w:shd w:val="clear" w:color="auto" w:fill="F9F2F4"/>
                <w:lang w:eastAsia="es-ES"/>
              </w:rPr>
            </w:rPrChange>
          </w:rPr>
          <w:t>e</w:t>
        </w:r>
        <w:r w:rsidRPr="00C37E7D">
          <w:rPr>
            <w:rPrChange w:id="338" w:author="Juan Carlos Romero" w:date="2019-05-08T17:59:00Z">
              <w:rPr>
                <w:rFonts w:eastAsia="Times New Roman"/>
                <w:shd w:val="clear" w:color="auto" w:fill="F9F2F4"/>
                <w:lang w:eastAsia="es-ES"/>
              </w:rPr>
            </w:rPrChange>
          </w:rPr>
          <w:t xml:space="preserve">dor del </w:t>
        </w:r>
        <w:proofErr w:type="spellStart"/>
        <w:r w:rsidRPr="00C37E7D">
          <w:rPr>
            <w:rPrChange w:id="339" w:author="Juan Carlos Romero" w:date="2019-05-08T17:59:00Z">
              <w:rPr>
                <w:rFonts w:eastAsia="Times New Roman"/>
                <w:shd w:val="clear" w:color="auto" w:fill="F9F2F4"/>
                <w:lang w:eastAsia="es-ES"/>
              </w:rPr>
            </w:rPrChange>
          </w:rPr>
          <w:t>layout</w:t>
        </w:r>
        <w:proofErr w:type="spellEnd"/>
        <w:r w:rsidRPr="00C37E7D">
          <w:rPr>
            <w:rPrChange w:id="340" w:author="Juan Carlos Romero" w:date="2019-05-08T17:59:00Z">
              <w:rPr>
                <w:rFonts w:eastAsia="Times New Roman"/>
                <w:shd w:val="clear" w:color="auto" w:fill="F9F2F4"/>
                <w:lang w:eastAsia="es-ES"/>
              </w:rPr>
            </w:rPrChange>
          </w:rPr>
          <w:t xml:space="preserve"> </w:t>
        </w:r>
      </w:ins>
      <w:ins w:id="341" w:author="Juan Carlos Romero" w:date="2019-05-08T17:58:00Z">
        <w:r w:rsidRPr="00C37E7D">
          <w:rPr>
            <w:rPrChange w:id="342" w:author="Juan Carlos Romero" w:date="2019-05-08T17:59:00Z">
              <w:rPr>
                <w:rFonts w:eastAsia="Times New Roman"/>
                <w:shd w:val="clear" w:color="auto" w:fill="F9F2F4"/>
                <w:lang w:eastAsia="es-ES"/>
              </w:rPr>
            </w:rPrChange>
          </w:rPr>
          <w:t>con la clase</w:t>
        </w:r>
      </w:ins>
      <w:ins w:id="343" w:author="Juan Carlos Romero" w:date="2019-05-08T17:56:00Z">
        <w:r w:rsidRPr="00C37E7D">
          <w:rPr>
            <w:rPrChange w:id="344" w:author="Juan Carlos Romero" w:date="2019-05-08T17:59:00Z">
              <w:rPr>
                <w:rFonts w:eastAsia="Times New Roman"/>
                <w:shd w:val="clear" w:color="auto" w:fill="F9F2F4"/>
                <w:lang w:eastAsia="es-ES"/>
              </w:rPr>
            </w:rPrChange>
          </w:rPr>
          <w:t xml:space="preserve"> correspondiente a la </w:t>
        </w:r>
      </w:ins>
      <w:ins w:id="345" w:author="Juan Carlos Romero" w:date="2019-05-08T17:58:00Z">
        <w:r w:rsidRPr="00C37E7D">
          <w:rPr>
            <w:rPrChange w:id="346" w:author="Juan Carlos Romero" w:date="2019-05-08T17:59:00Z">
              <w:rPr>
                <w:rFonts w:eastAsia="Times New Roman"/>
                <w:shd w:val="clear" w:color="auto" w:fill="F9F2F4"/>
                <w:lang w:eastAsia="es-ES"/>
              </w:rPr>
            </w:rPrChange>
          </w:rPr>
          <w:t xml:space="preserve">página cargada en la </w:t>
        </w:r>
        <w:proofErr w:type="spellStart"/>
        <w:r w:rsidRPr="00C37E7D">
          <w:rPr>
            <w:rPrChange w:id="347" w:author="Juan Carlos Romero" w:date="2019-05-08T17:59:00Z">
              <w:rPr>
                <w:rFonts w:eastAsia="Times New Roman"/>
                <w:shd w:val="clear" w:color="auto" w:fill="F9F2F4"/>
                <w:lang w:eastAsia="es-ES"/>
              </w:rPr>
            </w:rPrChange>
          </w:rPr>
          <w:t>url</w:t>
        </w:r>
        <w:proofErr w:type="spellEnd"/>
        <w:r w:rsidRPr="00C37E7D">
          <w:rPr>
            <w:rPrChange w:id="348" w:author="Juan Carlos Romero" w:date="2019-05-08T17:59:00Z">
              <w:rPr>
                <w:rFonts w:eastAsia="Times New Roman"/>
                <w:shd w:val="clear" w:color="auto" w:fill="F9F2F4"/>
                <w:lang w:eastAsia="es-ES"/>
              </w:rPr>
            </w:rPrChange>
          </w:rPr>
          <w:t>.</w:t>
        </w:r>
      </w:ins>
      <w:ins w:id="349" w:author="Juan Carlos Romero" w:date="2019-05-08T17:59:00Z">
        <w:r>
          <w:t xml:space="preserve"> Esto permitirá definir estilos esp</w:t>
        </w:r>
        <w:r>
          <w:t>e</w:t>
        </w:r>
        <w:r>
          <w:t xml:space="preserve">cíficos para un mismo </w:t>
        </w:r>
        <w:proofErr w:type="spellStart"/>
        <w:r>
          <w:t>layout</w:t>
        </w:r>
        <w:proofErr w:type="spellEnd"/>
        <w:r>
          <w:t xml:space="preserve"> pero en distintas páginas</w:t>
        </w:r>
      </w:ins>
    </w:p>
    <w:p w:rsidR="00C37E7D" w:rsidRPr="00C37E7D" w:rsidRDefault="00C37E7D">
      <w:pPr>
        <w:pPrChange w:id="350" w:author="Juan Carlos Romero" w:date="2019-05-08T17:59:00Z">
          <w:pPr>
            <w:shd w:val="clear" w:color="auto" w:fill="FFFFFF"/>
            <w:spacing w:after="100"/>
          </w:pPr>
        </w:pPrChange>
      </w:pPr>
      <w:ins w:id="351" w:author="Juan Carlos Romero" w:date="2019-05-08T18:01:00Z">
        <w:r w:rsidRPr="00C37E7D">
          <w:rPr>
            <w:noProof/>
            <w:lang w:eastAsia="es-ES"/>
          </w:rPr>
          <w:lastRenderedPageBreak/>
          <w:drawing>
            <wp:inline distT="0" distB="0" distL="0" distR="0" wp14:anchorId="79410938" wp14:editId="59B5BDD8">
              <wp:extent cx="5579745" cy="2650347"/>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650347"/>
                      </a:xfrm>
                      <a:prstGeom prst="rect">
                        <a:avLst/>
                      </a:prstGeom>
                    </pic:spPr>
                  </pic:pic>
                </a:graphicData>
              </a:graphic>
            </wp:inline>
          </w:drawing>
        </w:r>
      </w:ins>
    </w:p>
    <w:p w:rsidR="009F3B28" w:rsidRDefault="00C30E68">
      <w:pPr>
        <w:rPr>
          <w:rFonts w:eastAsia="Times New Roman"/>
          <w:lang w:eastAsia="es-ES"/>
        </w:rPr>
      </w:pPr>
      <w:r>
        <w:rPr>
          <w:rFonts w:eastAsia="Times New Roman"/>
          <w:lang w:eastAsia="es-ES"/>
        </w:rPr>
        <w:t xml:space="preserve">Si se desea el uso de diferentes </w:t>
      </w:r>
      <w:proofErr w:type="spellStart"/>
      <w:r>
        <w:rPr>
          <w:rFonts w:eastAsia="Times New Roman"/>
          <w:lang w:eastAsia="es-ES"/>
        </w:rPr>
        <w:t>layouts</w:t>
      </w:r>
      <w:proofErr w:type="spellEnd"/>
      <w:r>
        <w:rPr>
          <w:rFonts w:eastAsia="Times New Roman"/>
          <w:lang w:eastAsia="es-ES"/>
        </w:rPr>
        <w:t xml:space="preserve"> en diferentes páginas sería necesario eliminar el </w:t>
      </w:r>
      <w:proofErr w:type="spellStart"/>
      <w:r>
        <w:rPr>
          <w:rFonts w:eastAsia="Times New Roman"/>
          <w:lang w:eastAsia="es-ES"/>
        </w:rPr>
        <w:t>layout</w:t>
      </w:r>
      <w:proofErr w:type="spellEnd"/>
      <w:r>
        <w:rPr>
          <w:rFonts w:eastAsia="Times New Roman"/>
          <w:lang w:eastAsia="es-ES"/>
        </w:rPr>
        <w:t xml:space="preserve"> de app.component.html y aplicarlo a cada página</w:t>
      </w:r>
      <w:ins w:id="352" w:author="Juan Carlos Romero" w:date="2019-05-08T17:55:00Z">
        <w:r w:rsidR="00C37E7D">
          <w:rPr>
            <w:rFonts w:eastAsia="Times New Roman"/>
            <w:lang w:eastAsia="es-ES"/>
          </w:rPr>
          <w:t>, q</w:t>
        </w:r>
      </w:ins>
      <w:del w:id="353" w:author="Juan Carlos Romero" w:date="2019-05-08T17:55:00Z">
        <w:r w:rsidDel="00C37E7D">
          <w:rPr>
            <w:rFonts w:eastAsia="Times New Roman"/>
            <w:lang w:eastAsia="es-ES"/>
          </w:rPr>
          <w:delText>. Q</w:delText>
        </w:r>
      </w:del>
      <w:r>
        <w:rPr>
          <w:rFonts w:eastAsia="Times New Roman"/>
          <w:lang w:eastAsia="es-ES"/>
        </w:rPr>
        <w:t xml:space="preserve">uedando el app.component.html sólo con el </w:t>
      </w:r>
      <w:proofErr w:type="spellStart"/>
      <w:r>
        <w:rPr>
          <w:rFonts w:eastAsia="Times New Roman"/>
          <w:lang w:eastAsia="es-ES"/>
        </w:rPr>
        <w:t>router-outlet</w:t>
      </w:r>
      <w:proofErr w:type="spellEnd"/>
      <w:r>
        <w:rPr>
          <w:rFonts w:eastAsia="Times New Roman"/>
          <w:lang w:eastAsia="es-ES"/>
        </w:rPr>
        <w:t>:</w:t>
      </w:r>
    </w:p>
    <w:p w:rsidR="009F3B28" w:rsidRDefault="00C30E68">
      <w:pPr>
        <w:shd w:val="clear" w:color="auto" w:fill="FFFFFF"/>
        <w:spacing w:after="100"/>
        <w:rPr>
          <w:rFonts w:ascii="Courier New" w:eastAsia="Times New Roman" w:hAnsi="Courier New" w:cs="Courier New"/>
          <w:color w:val="C7254E"/>
          <w:sz w:val="21"/>
          <w:szCs w:val="21"/>
          <w:shd w:val="clear" w:color="auto" w:fill="F9F2F4"/>
          <w:lang w:eastAsia="es-ES"/>
        </w:rPr>
      </w:pPr>
      <w:r>
        <w:rPr>
          <w:rFonts w:ascii="Courier New" w:eastAsia="Times New Roman" w:hAnsi="Courier New" w:cs="Courier New"/>
          <w:color w:val="C7254E"/>
          <w:sz w:val="21"/>
          <w:szCs w:val="21"/>
          <w:shd w:val="clear" w:color="auto" w:fill="F9F2F4"/>
          <w:lang w:eastAsia="es-ES"/>
        </w:rPr>
        <w:t>&lt;</w:t>
      </w:r>
      <w:proofErr w:type="spellStart"/>
      <w:r>
        <w:rPr>
          <w:rFonts w:ascii="Courier New" w:eastAsia="Times New Roman" w:hAnsi="Courier New" w:cs="Courier New"/>
          <w:color w:val="C7254E"/>
          <w:sz w:val="21"/>
          <w:szCs w:val="21"/>
          <w:shd w:val="clear" w:color="auto" w:fill="F9F2F4"/>
          <w:lang w:eastAsia="es-ES"/>
        </w:rPr>
        <w:t>router-outlet</w:t>
      </w:r>
      <w:proofErr w:type="spellEnd"/>
      <w:r>
        <w:rPr>
          <w:rFonts w:ascii="Courier New" w:eastAsia="Times New Roman" w:hAnsi="Courier New" w:cs="Courier New"/>
          <w:color w:val="C7254E"/>
          <w:sz w:val="21"/>
          <w:szCs w:val="21"/>
          <w:shd w:val="clear" w:color="auto" w:fill="F9F2F4"/>
          <w:lang w:eastAsia="es-ES"/>
        </w:rPr>
        <w:t>&gt;&lt;/</w:t>
      </w:r>
      <w:proofErr w:type="spellStart"/>
      <w:r>
        <w:rPr>
          <w:rFonts w:ascii="Courier New" w:eastAsia="Times New Roman" w:hAnsi="Courier New" w:cs="Courier New"/>
          <w:color w:val="C7254E"/>
          <w:sz w:val="21"/>
          <w:szCs w:val="21"/>
          <w:shd w:val="clear" w:color="auto" w:fill="F9F2F4"/>
          <w:lang w:eastAsia="es-ES"/>
        </w:rPr>
        <w:t>router-outlet</w:t>
      </w:r>
      <w:proofErr w:type="spellEnd"/>
      <w:r>
        <w:rPr>
          <w:rFonts w:ascii="Courier New" w:eastAsia="Times New Roman" w:hAnsi="Courier New" w:cs="Courier New"/>
          <w:color w:val="C7254E"/>
          <w:sz w:val="21"/>
          <w:szCs w:val="21"/>
          <w:shd w:val="clear" w:color="auto" w:fill="F9F2F4"/>
          <w:lang w:eastAsia="es-ES"/>
        </w:rPr>
        <w:t>&gt;</w:t>
      </w:r>
    </w:p>
    <w:p w:rsidR="009F3B28" w:rsidRDefault="00C30E68">
      <w:pPr>
        <w:pStyle w:val="Ttulo2"/>
        <w:rPr>
          <w:lang w:eastAsia="es-ES"/>
        </w:rPr>
      </w:pPr>
      <w:bookmarkStart w:id="354" w:name="_Toc5724112"/>
      <w:bookmarkStart w:id="355" w:name="_Toc5789180"/>
      <w:bookmarkStart w:id="356" w:name="_Toc8230522"/>
      <w:r>
        <w:rPr>
          <w:lang w:eastAsia="es-ES"/>
        </w:rPr>
        <w:t>Componentes</w:t>
      </w:r>
      <w:bookmarkEnd w:id="354"/>
      <w:bookmarkEnd w:id="355"/>
      <w:bookmarkEnd w:id="356"/>
    </w:p>
    <w:p w:rsidR="009F3B28" w:rsidRDefault="00C30E68">
      <w:pPr>
        <w:pStyle w:val="Ttulo3"/>
        <w:rPr>
          <w:lang w:eastAsia="es-ES"/>
        </w:rPr>
      </w:pPr>
      <w:bookmarkStart w:id="357" w:name="_Toc5724113"/>
      <w:bookmarkStart w:id="358" w:name="_Toc5789181"/>
      <w:bookmarkStart w:id="359" w:name="_Toc8230523"/>
      <w:proofErr w:type="spellStart"/>
      <w:r>
        <w:rPr>
          <w:lang w:eastAsia="es-ES"/>
        </w:rPr>
        <w:t>Button</w:t>
      </w:r>
      <w:bookmarkEnd w:id="357"/>
      <w:bookmarkEnd w:id="358"/>
      <w:bookmarkEnd w:id="359"/>
      <w:proofErr w:type="spellEnd"/>
    </w:p>
    <w:p w:rsidR="009F3B28" w:rsidRDefault="009F3B28">
      <w:pPr>
        <w:jc w:val="center"/>
        <w:rPr>
          <w:lang w:eastAsia="es-ES"/>
        </w:rPr>
      </w:pPr>
    </w:p>
    <w:p w:rsidR="009F3B28" w:rsidRDefault="00C30E68">
      <w:pPr>
        <w:rPr>
          <w:rFonts w:eastAsia="Times New Roman"/>
          <w:lang w:eastAsia="es-ES"/>
        </w:rPr>
      </w:pPr>
      <w:r>
        <w:rPr>
          <w:rFonts w:eastAsia="Times New Roman"/>
          <w:lang w:eastAsia="es-ES"/>
        </w:rPr>
        <w:t xml:space="preserve">Componente que genera un botón. </w:t>
      </w:r>
    </w:p>
    <w:p w:rsidR="009F3B28" w:rsidRDefault="00C30E68">
      <w:pPr>
        <w:shd w:val="clear" w:color="auto" w:fill="FFFFFF"/>
        <w:spacing w:after="100"/>
        <w:jc w:val="center"/>
      </w:pPr>
      <w:r>
        <w:rPr>
          <w:noProof/>
          <w:lang w:eastAsia="es-ES"/>
        </w:rPr>
        <w:drawing>
          <wp:inline distT="0" distB="0" distL="0" distR="0" wp14:anchorId="34DD8B4C" wp14:editId="3235C25E">
            <wp:extent cx="3010323" cy="1257473"/>
            <wp:effectExtent l="0" t="0" r="0" b="0"/>
            <wp:docPr id="4"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0323" cy="1257473"/>
                    </a:xfrm>
                    <a:prstGeom prst="rect">
                      <a:avLst/>
                    </a:prstGeom>
                    <a:noFill/>
                    <a:ln>
                      <a:noFill/>
                      <a:prstDash/>
                    </a:ln>
                  </pic:spPr>
                </pic:pic>
              </a:graphicData>
            </a:graphic>
          </wp:inline>
        </w:drawing>
      </w:r>
    </w:p>
    <w:p w:rsidR="009F3B28" w:rsidRDefault="00C30E68">
      <w:pPr>
        <w:pStyle w:val="Ttulo4"/>
        <w:rPr>
          <w:lang w:eastAsia="es-ES"/>
        </w:rPr>
      </w:pPr>
      <w:r>
        <w:rPr>
          <w:lang w:eastAsia="es-ES"/>
        </w:rPr>
        <w:t>Uso</w:t>
      </w:r>
    </w:p>
    <w:p w:rsidR="009F3B28" w:rsidRDefault="00C30E68" w:rsidP="00F74067">
      <w:pPr>
        <w:pStyle w:val="Cdigo"/>
      </w:pPr>
      <w:r>
        <w:rPr>
          <w:color w:val="ABB2BF"/>
        </w:rPr>
        <w:t>&lt;</w:t>
      </w:r>
      <w:proofErr w:type="spellStart"/>
      <w:r>
        <w:rPr>
          <w:color w:val="E06C75"/>
        </w:rPr>
        <w:t>the-button</w:t>
      </w:r>
      <w:proofErr w:type="spellEnd"/>
      <w:r>
        <w:rPr>
          <w:color w:val="ABB2BF"/>
        </w:rPr>
        <w:t xml:space="preserve"> </w:t>
      </w:r>
      <w:proofErr w:type="spellStart"/>
      <w:r>
        <w:rPr>
          <w:color w:val="D19A66"/>
        </w:rPr>
        <w:t>tooltip</w:t>
      </w:r>
      <w:proofErr w:type="spellEnd"/>
      <w:r>
        <w:rPr>
          <w:color w:val="ABB2BF"/>
        </w:rPr>
        <w:t>=</w:t>
      </w:r>
      <w:r>
        <w:t>"</w:t>
      </w:r>
      <w:proofErr w:type="spellStart"/>
      <w:r>
        <w:t>tooltip</w:t>
      </w:r>
      <w:proofErr w:type="spellEnd"/>
      <w:r>
        <w:t>"</w:t>
      </w:r>
      <w:r>
        <w:rPr>
          <w:color w:val="ABB2BF"/>
        </w:rPr>
        <w:t xml:space="preserve"> </w:t>
      </w:r>
      <w:proofErr w:type="spellStart"/>
      <w:r>
        <w:rPr>
          <w:color w:val="D19A66"/>
        </w:rPr>
        <w:t>icon</w:t>
      </w:r>
      <w:proofErr w:type="spellEnd"/>
      <w:r>
        <w:rPr>
          <w:color w:val="ABB2BF"/>
        </w:rPr>
        <w:t>=</w:t>
      </w:r>
      <w:r>
        <w:t>"pi pi-</w:t>
      </w:r>
      <w:proofErr w:type="spellStart"/>
      <w:r>
        <w:t>user</w:t>
      </w:r>
      <w:proofErr w:type="spellEnd"/>
      <w:r>
        <w:t>"</w:t>
      </w:r>
      <w:r>
        <w:rPr>
          <w:color w:val="ABB2BF"/>
        </w:rPr>
        <w:t xml:space="preserve"> </w:t>
      </w:r>
      <w:proofErr w:type="spellStart"/>
      <w:r>
        <w:rPr>
          <w:color w:val="D19A66"/>
        </w:rPr>
        <w:t>class</w:t>
      </w:r>
      <w:proofErr w:type="spellEnd"/>
      <w:r>
        <w:rPr>
          <w:color w:val="ABB2BF"/>
        </w:rPr>
        <w:t>=</w:t>
      </w:r>
      <w:r>
        <w:t>"</w:t>
      </w:r>
      <w:proofErr w:type="spellStart"/>
      <w:r>
        <w:t>ui-button-succes</w:t>
      </w:r>
      <w:proofErr w:type="spellEnd"/>
      <w:r>
        <w:t>"</w:t>
      </w:r>
    </w:p>
    <w:p w:rsidR="009F3B28" w:rsidRDefault="00C30E68" w:rsidP="00F74067">
      <w:pPr>
        <w:pStyle w:val="Cdigo"/>
      </w:pPr>
      <w:r>
        <w:rPr>
          <w:color w:val="ABB2BF"/>
        </w:rPr>
        <w:t xml:space="preserve">       </w:t>
      </w:r>
      <w:r>
        <w:rPr>
          <w:color w:val="D19A66"/>
        </w:rPr>
        <w:t>(</w:t>
      </w:r>
      <w:proofErr w:type="spellStart"/>
      <w:proofErr w:type="gramStart"/>
      <w:r w:rsidR="0070468F">
        <w:rPr>
          <w:color w:val="D19A66"/>
        </w:rPr>
        <w:t>onC</w:t>
      </w:r>
      <w:r>
        <w:rPr>
          <w:color w:val="D19A66"/>
        </w:rPr>
        <w:t>lick</w:t>
      </w:r>
      <w:proofErr w:type="spellEnd"/>
      <w:proofErr w:type="gramEnd"/>
      <w:r>
        <w:rPr>
          <w:color w:val="D19A66"/>
        </w:rPr>
        <w:t>)</w:t>
      </w:r>
      <w:r>
        <w:rPr>
          <w:color w:val="ABB2BF"/>
        </w:rPr>
        <w:t>=</w:t>
      </w:r>
      <w:r>
        <w:t>"</w:t>
      </w:r>
      <w:proofErr w:type="spellStart"/>
      <w:proofErr w:type="gramStart"/>
      <w:r>
        <w:t>openPanel</w:t>
      </w:r>
      <w:proofErr w:type="spellEnd"/>
      <w:r>
        <w:t>(</w:t>
      </w:r>
      <w:proofErr w:type="gramEnd"/>
      <w:r>
        <w:t>'</w:t>
      </w:r>
      <w:proofErr w:type="spellStart"/>
      <w:r>
        <w:t>login</w:t>
      </w:r>
      <w:proofErr w:type="spellEnd"/>
      <w:r>
        <w:t>-panel')"</w:t>
      </w:r>
      <w:r>
        <w:rPr>
          <w:color w:val="ABB2BF"/>
        </w:rPr>
        <w:t>&gt;</w:t>
      </w:r>
    </w:p>
    <w:p w:rsidR="009F3B28" w:rsidRDefault="00C30E68" w:rsidP="00F74067">
      <w:pPr>
        <w:pStyle w:val="Cdigo"/>
      </w:pPr>
      <w:r>
        <w:rPr>
          <w:color w:val="ABB2BF"/>
        </w:rPr>
        <w:t>&lt;/</w:t>
      </w:r>
      <w:proofErr w:type="spellStart"/>
      <w:proofErr w:type="gramStart"/>
      <w:r>
        <w:t>the-button</w:t>
      </w:r>
      <w:proofErr w:type="spellEnd"/>
      <w:proofErr w:type="gramEnd"/>
      <w:r>
        <w:rPr>
          <w:color w:val="ABB2BF"/>
        </w:rPr>
        <w:t>&gt;</w:t>
      </w:r>
    </w:p>
    <w:p w:rsidR="009F3B28" w:rsidRDefault="00C30E68">
      <w:pPr>
        <w:pStyle w:val="Ttulo4"/>
        <w:rPr>
          <w:lang w:eastAsia="es-ES"/>
        </w:rPr>
      </w:pPr>
      <w:r>
        <w:rPr>
          <w:lang w:eastAsia="es-ES"/>
        </w:rPr>
        <w:t>Parámetros</w:t>
      </w:r>
    </w:p>
    <w:tbl>
      <w:tblPr>
        <w:tblW w:w="8720" w:type="dxa"/>
        <w:tblCellMar>
          <w:left w:w="10" w:type="dxa"/>
          <w:right w:w="10" w:type="dxa"/>
        </w:tblCellMar>
        <w:tblLook w:val="04A0" w:firstRow="1" w:lastRow="0" w:firstColumn="1" w:lastColumn="0" w:noHBand="0" w:noVBand="1"/>
      </w:tblPr>
      <w:tblGrid>
        <w:gridCol w:w="1809"/>
        <w:gridCol w:w="993"/>
        <w:gridCol w:w="1984"/>
        <w:gridCol w:w="3934"/>
      </w:tblGrid>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r>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icon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rsidP="00F62DDB">
            <w:pPr>
              <w:spacing w:after="100"/>
              <w:jc w:val="both"/>
            </w:pPr>
            <w:r>
              <w:rPr>
                <w:rFonts w:ascii="Georgia" w:eastAsia="Times New Roman" w:hAnsi="Georgia" w:cs="Times New Roman"/>
                <w:color w:val="373D49"/>
                <w:sz w:val="21"/>
                <w:szCs w:val="21"/>
                <w:lang w:eastAsia="es-ES"/>
              </w:rPr>
              <w:t xml:space="preserve">Icono a mostrar, Soporta iconos de </w:t>
            </w:r>
            <w:proofErr w:type="spellStart"/>
            <w:r>
              <w:rPr>
                <w:rFonts w:ascii="Georgia" w:eastAsia="Times New Roman" w:hAnsi="Georgia" w:cs="Times New Roman"/>
                <w:color w:val="373D49"/>
                <w:sz w:val="21"/>
                <w:szCs w:val="21"/>
                <w:lang w:eastAsia="es-ES"/>
              </w:rPr>
              <w:t>PrimeIcons</w:t>
            </w:r>
            <w:proofErr w:type="spellEnd"/>
            <w:r>
              <w:rPr>
                <w:rFonts w:ascii="Georgia" w:eastAsia="Times New Roman" w:hAnsi="Georgia" w:cs="Times New Roman"/>
                <w:color w:val="373D49"/>
                <w:sz w:val="21"/>
                <w:szCs w:val="21"/>
                <w:lang w:eastAsia="es-ES"/>
              </w:rPr>
              <w:t xml:space="preserve"> y </w:t>
            </w:r>
            <w:proofErr w:type="spellStart"/>
            <w:r>
              <w:rPr>
                <w:rFonts w:ascii="Georgia" w:eastAsia="Times New Roman" w:hAnsi="Georgia" w:cs="Times New Roman"/>
                <w:color w:val="373D49"/>
                <w:sz w:val="21"/>
                <w:szCs w:val="21"/>
                <w:lang w:eastAsia="es-ES"/>
              </w:rPr>
              <w:t>FontAweson</w:t>
            </w:r>
            <w:proofErr w:type="spellEnd"/>
            <w:r w:rsidR="00F62DDB">
              <w:rPr>
                <w:rFonts w:ascii="Georgia" w:eastAsia="Times New Roman" w:hAnsi="Georgia" w:cs="Times New Roman"/>
                <w:color w:val="373D49"/>
                <w:sz w:val="21"/>
                <w:szCs w:val="21"/>
                <w:lang w:eastAsia="es-ES"/>
              </w:rPr>
              <w:t xml:space="preserve"> 5</w:t>
            </w:r>
          </w:p>
        </w:tc>
      </w:tr>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label</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Cadena vacía</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Etiqueta del botón</w:t>
            </w:r>
          </w:p>
        </w:tc>
      </w:tr>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lastRenderedPageBreak/>
              <w:t>tooltipPosition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top</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Texto de ayuda del botón</w:t>
            </w:r>
          </w:p>
        </w:tc>
      </w:tr>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0B4904">
            <w:pPr>
              <w:jc w:val="both"/>
            </w:pPr>
            <w:proofErr w:type="spellStart"/>
            <w:r w:rsidRPr="000B4904">
              <w:rPr>
                <w:rFonts w:eastAsia="Times New Roman" w:cs="Times New Roman"/>
                <w:lang w:eastAsia="es-ES"/>
              </w:rPr>
              <w:t>styleClass</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ui-button-succes</w:t>
            </w:r>
            <w:proofErr w:type="spellEnd"/>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 xml:space="preserve">Clase del botón, se </w:t>
            </w:r>
            <w:proofErr w:type="spellStart"/>
            <w:r>
              <w:rPr>
                <w:rFonts w:ascii="Georgia" w:eastAsia="Times New Roman" w:hAnsi="Georgia" w:cs="Times New Roman"/>
                <w:color w:val="373D49"/>
                <w:sz w:val="21"/>
                <w:szCs w:val="21"/>
                <w:lang w:eastAsia="es-ES"/>
              </w:rPr>
              <w:t>puden</w:t>
            </w:r>
            <w:proofErr w:type="spellEnd"/>
            <w:r>
              <w:rPr>
                <w:rFonts w:ascii="Georgia" w:eastAsia="Times New Roman" w:hAnsi="Georgia" w:cs="Times New Roman"/>
                <w:color w:val="373D49"/>
                <w:sz w:val="21"/>
                <w:szCs w:val="21"/>
                <w:lang w:eastAsia="es-ES"/>
              </w:rPr>
              <w:t xml:space="preserve"> usar los pr</w:t>
            </w:r>
            <w:r>
              <w:rPr>
                <w:rFonts w:ascii="Georgia" w:eastAsia="Times New Roman" w:hAnsi="Georgia" w:cs="Times New Roman"/>
                <w:color w:val="373D49"/>
                <w:sz w:val="21"/>
                <w:szCs w:val="21"/>
                <w:lang w:eastAsia="es-ES"/>
              </w:rPr>
              <w:t>e</w:t>
            </w:r>
            <w:r>
              <w:rPr>
                <w:rFonts w:ascii="Georgia" w:eastAsia="Times New Roman" w:hAnsi="Georgia" w:cs="Times New Roman"/>
                <w:color w:val="373D49"/>
                <w:sz w:val="21"/>
                <w:szCs w:val="21"/>
                <w:lang w:eastAsia="es-ES"/>
              </w:rPr>
              <w:t>definidos:</w:t>
            </w:r>
          </w:p>
          <w:p w:rsidR="009F3B28" w:rsidRDefault="00C30E68">
            <w:pPr>
              <w:pStyle w:val="Prrafodelista"/>
              <w:numPr>
                <w:ilvl w:val="0"/>
                <w:numId w:val="22"/>
              </w:num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ui-button-secondary</w:t>
            </w:r>
            <w:proofErr w:type="spellEnd"/>
          </w:p>
          <w:p w:rsidR="009F3B28" w:rsidRDefault="00C30E68">
            <w:pPr>
              <w:pStyle w:val="Prrafodelista"/>
              <w:numPr>
                <w:ilvl w:val="0"/>
                <w:numId w:val="22"/>
              </w:num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ui-button-success</w:t>
            </w:r>
            <w:proofErr w:type="spellEnd"/>
          </w:p>
          <w:p w:rsidR="009F3B28" w:rsidRDefault="00C30E68">
            <w:pPr>
              <w:pStyle w:val="Prrafodelista"/>
              <w:numPr>
                <w:ilvl w:val="0"/>
                <w:numId w:val="22"/>
              </w:num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ui-button-info</w:t>
            </w:r>
            <w:proofErr w:type="spellEnd"/>
          </w:p>
          <w:p w:rsidR="009F3B28" w:rsidRDefault="00C30E68">
            <w:pPr>
              <w:pStyle w:val="Prrafodelista"/>
              <w:numPr>
                <w:ilvl w:val="0"/>
                <w:numId w:val="22"/>
              </w:num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ui-button-warning</w:t>
            </w:r>
            <w:proofErr w:type="spellEnd"/>
          </w:p>
          <w:p w:rsidR="009F3B28" w:rsidRDefault="00C30E68">
            <w:pPr>
              <w:pStyle w:val="Prrafodelista"/>
              <w:numPr>
                <w:ilvl w:val="0"/>
                <w:numId w:val="22"/>
              </w:num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ui-button-danger</w:t>
            </w:r>
            <w:proofErr w:type="spellEnd"/>
          </w:p>
        </w:tc>
      </w:tr>
      <w:tr w:rsidR="009F3B28">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rPr>
                <w:rFonts w:eastAsia="Times New Roman" w:cs="Times New Roman"/>
                <w:lang w:eastAsia="es-ES"/>
              </w:rPr>
            </w:pPr>
            <w:proofErr w:type="spellStart"/>
            <w:r>
              <w:rPr>
                <w:rFonts w:eastAsia="Times New Roman" w:cs="Times New Roman"/>
                <w:lang w:eastAsia="es-ES"/>
              </w:rPr>
              <w:t>disabled</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boolean</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false</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Deshabilita el botón</w:t>
            </w:r>
          </w:p>
        </w:tc>
      </w:tr>
      <w:tr w:rsidR="008C0441">
        <w:trPr>
          <w:ins w:id="360" w:author="Juan Carlos Romero" w:date="2019-05-08T17:28:00Z"/>
        </w:trPr>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jc w:val="both"/>
              <w:rPr>
                <w:ins w:id="361" w:author="Juan Carlos Romero" w:date="2019-05-08T17:28:00Z"/>
                <w:rFonts w:eastAsia="Times New Roman" w:cs="Times New Roman"/>
                <w:lang w:eastAsia="es-ES"/>
              </w:rPr>
            </w:pPr>
            <w:proofErr w:type="spellStart"/>
            <w:ins w:id="362" w:author="Juan Carlos Romero" w:date="2019-05-08T17:35:00Z">
              <w:r w:rsidRPr="008C0441">
                <w:rPr>
                  <w:rFonts w:eastAsia="Times New Roman" w:cs="Times New Roman"/>
                  <w:lang w:eastAsia="es-ES"/>
                </w:rPr>
                <w:t>showSpinner</w:t>
              </w:r>
            </w:ins>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spacing w:after="100"/>
              <w:jc w:val="both"/>
              <w:rPr>
                <w:ins w:id="363" w:author="Juan Carlos Romero" w:date="2019-05-08T17:28:00Z"/>
                <w:rFonts w:ascii="Georgia" w:eastAsia="Times New Roman" w:hAnsi="Georgia" w:cs="Times New Roman"/>
                <w:color w:val="373D49"/>
                <w:sz w:val="21"/>
                <w:szCs w:val="21"/>
                <w:lang w:eastAsia="es-ES"/>
              </w:rPr>
            </w:pPr>
            <w:proofErr w:type="spellStart"/>
            <w:ins w:id="364" w:author="Juan Carlos Romero" w:date="2019-05-08T17:35:00Z">
              <w:r>
                <w:rPr>
                  <w:rFonts w:ascii="Georgia" w:eastAsia="Times New Roman" w:hAnsi="Georgia" w:cs="Times New Roman"/>
                  <w:color w:val="373D49"/>
                  <w:sz w:val="21"/>
                  <w:szCs w:val="21"/>
                  <w:lang w:eastAsia="es-ES"/>
                </w:rPr>
                <w:t>boolean</w:t>
              </w:r>
            </w:ins>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spacing w:after="100"/>
              <w:jc w:val="both"/>
              <w:rPr>
                <w:ins w:id="365" w:author="Juan Carlos Romero" w:date="2019-05-08T17:28:00Z"/>
                <w:rFonts w:ascii="Georgia" w:eastAsia="Times New Roman" w:hAnsi="Georgia" w:cs="Times New Roman"/>
                <w:color w:val="373D49"/>
                <w:sz w:val="21"/>
                <w:szCs w:val="21"/>
                <w:lang w:eastAsia="es-ES"/>
              </w:rPr>
            </w:pPr>
            <w:ins w:id="366" w:author="Juan Carlos Romero" w:date="2019-05-08T17:35:00Z">
              <w:r>
                <w:rPr>
                  <w:rFonts w:ascii="Georgia" w:eastAsia="Times New Roman" w:hAnsi="Georgia" w:cs="Times New Roman"/>
                  <w:color w:val="373D49"/>
                  <w:sz w:val="21"/>
                  <w:szCs w:val="21"/>
                  <w:lang w:eastAsia="es-ES"/>
                </w:rPr>
                <w:t>false</w:t>
              </w:r>
            </w:ins>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Pr="008C0441" w:rsidRDefault="008C0441">
            <w:pPr>
              <w:spacing w:after="100"/>
              <w:jc w:val="both"/>
              <w:rPr>
                <w:ins w:id="367" w:author="Juan Carlos Romero" w:date="2019-05-08T17:28:00Z"/>
                <w:rFonts w:ascii="Georgia" w:eastAsia="Times New Roman" w:hAnsi="Georgia" w:cs="Times New Roman"/>
                <w:color w:val="373D49"/>
                <w:sz w:val="21"/>
                <w:szCs w:val="21"/>
                <w:lang w:eastAsia="es-ES"/>
              </w:rPr>
            </w:pPr>
            <w:ins w:id="368" w:author="Juan Carlos Romero" w:date="2019-05-08T17:35:00Z">
              <w:r>
                <w:rPr>
                  <w:rFonts w:ascii="Georgia" w:eastAsia="Times New Roman" w:hAnsi="Georgia" w:cs="Times New Roman"/>
                  <w:color w:val="373D49"/>
                  <w:sz w:val="21"/>
                  <w:szCs w:val="21"/>
                  <w:lang w:eastAsia="es-ES"/>
                </w:rPr>
                <w:t xml:space="preserve">Muestra un </w:t>
              </w:r>
              <w:proofErr w:type="spellStart"/>
              <w:r>
                <w:rPr>
                  <w:rFonts w:ascii="Georgia" w:eastAsia="Times New Roman" w:hAnsi="Georgia" w:cs="Times New Roman"/>
                  <w:color w:val="373D49"/>
                  <w:sz w:val="21"/>
                  <w:szCs w:val="21"/>
                  <w:lang w:eastAsia="es-ES"/>
                </w:rPr>
                <w:t>spiner</w:t>
              </w:r>
              <w:proofErr w:type="spellEnd"/>
              <w:r>
                <w:rPr>
                  <w:rFonts w:ascii="Georgia" w:eastAsia="Times New Roman" w:hAnsi="Georgia" w:cs="Times New Roman"/>
                  <w:color w:val="373D49"/>
                  <w:sz w:val="21"/>
                  <w:szCs w:val="21"/>
                  <w:lang w:eastAsia="es-ES"/>
                </w:rPr>
                <w:t xml:space="preserve"> como icono del b</w:t>
              </w:r>
              <w:r>
                <w:rPr>
                  <w:rFonts w:ascii="Georgia" w:eastAsia="Times New Roman" w:hAnsi="Georgia" w:cs="Times New Roman"/>
                  <w:color w:val="373D49"/>
                  <w:sz w:val="21"/>
                  <w:szCs w:val="21"/>
                  <w:lang w:eastAsia="es-ES"/>
                </w:rPr>
                <w:t>o</w:t>
              </w:r>
              <w:r>
                <w:rPr>
                  <w:rFonts w:ascii="Georgia" w:eastAsia="Times New Roman" w:hAnsi="Georgia" w:cs="Times New Roman"/>
                  <w:color w:val="373D49"/>
                  <w:sz w:val="21"/>
                  <w:szCs w:val="21"/>
                  <w:lang w:eastAsia="es-ES"/>
                </w:rPr>
                <w:t xml:space="preserve">tón. Mientras el </w:t>
              </w:r>
              <w:proofErr w:type="spellStart"/>
              <w:r>
                <w:rPr>
                  <w:rFonts w:ascii="Georgia" w:eastAsia="Times New Roman" w:hAnsi="Georgia" w:cs="Times New Roman"/>
                  <w:color w:val="373D49"/>
                  <w:sz w:val="21"/>
                  <w:szCs w:val="21"/>
                  <w:lang w:eastAsia="es-ES"/>
                </w:rPr>
                <w:t>spinner</w:t>
              </w:r>
              <w:proofErr w:type="spellEnd"/>
              <w:r>
                <w:rPr>
                  <w:rFonts w:ascii="Georgia" w:eastAsia="Times New Roman" w:hAnsi="Georgia" w:cs="Times New Roman"/>
                  <w:color w:val="373D49"/>
                  <w:sz w:val="21"/>
                  <w:szCs w:val="21"/>
                  <w:lang w:eastAsia="es-ES"/>
                </w:rPr>
                <w:t xml:space="preserve"> está activo, el bot</w:t>
              </w:r>
            </w:ins>
            <w:ins w:id="369" w:author="Juan Carlos Romero" w:date="2019-05-08T17:36:00Z">
              <w:r>
                <w:rPr>
                  <w:rFonts w:ascii="Georgia" w:eastAsia="Times New Roman" w:hAnsi="Georgia" w:cs="Times New Roman"/>
                  <w:color w:val="373D49"/>
                  <w:sz w:val="21"/>
                  <w:szCs w:val="21"/>
                  <w:lang w:eastAsia="es-ES"/>
                </w:rPr>
                <w:t>ón está deshabilitado</w:t>
              </w:r>
            </w:ins>
          </w:p>
        </w:tc>
      </w:tr>
    </w:tbl>
    <w:p w:rsidR="0070468F" w:rsidRDefault="0070468F" w:rsidP="0070468F">
      <w:pPr>
        <w:pStyle w:val="Ttulo4"/>
        <w:rPr>
          <w:lang w:eastAsia="es-ES"/>
        </w:rPr>
      </w:pPr>
      <w:bookmarkStart w:id="370" w:name="_Toc5724114"/>
      <w:bookmarkStart w:id="371" w:name="_Toc5789182"/>
      <w:r>
        <w:rPr>
          <w:lang w:eastAsia="es-ES"/>
        </w:rPr>
        <w:t>Eventos</w:t>
      </w:r>
    </w:p>
    <w:tbl>
      <w:tblPr>
        <w:tblW w:w="8755" w:type="dxa"/>
        <w:tblCellMar>
          <w:left w:w="10" w:type="dxa"/>
          <w:right w:w="10" w:type="dxa"/>
        </w:tblCellMar>
        <w:tblLook w:val="04A0" w:firstRow="1" w:lastRow="0" w:firstColumn="1" w:lastColumn="0" w:noHBand="0" w:noVBand="1"/>
      </w:tblPr>
      <w:tblGrid>
        <w:gridCol w:w="1809"/>
        <w:gridCol w:w="993"/>
        <w:gridCol w:w="5953"/>
      </w:tblGrid>
      <w:tr w:rsidR="0070468F" w:rsidTr="0070468F">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Evento</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rPr>
                <w:rFonts w:ascii="Georgia" w:eastAsia="Times New Roman" w:hAnsi="Georgia" w:cs="Times New Roman"/>
                <w:color w:val="373D49"/>
                <w:sz w:val="21"/>
                <w:szCs w:val="21"/>
                <w:lang w:eastAsia="es-ES"/>
              </w:rPr>
            </w:pPr>
          </w:p>
        </w:tc>
      </w:tr>
      <w:tr w:rsidR="0070468F" w:rsidTr="0070468F">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onClick</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click</w:t>
            </w:r>
            <w:proofErr w:type="spellEnd"/>
          </w:p>
        </w:tc>
        <w:tc>
          <w:tcPr>
            <w:tcW w:w="59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0468F" w:rsidRDefault="0070468F" w:rsidP="00C00E8E">
            <w:pPr>
              <w:spacing w:after="100"/>
              <w:jc w:val="both"/>
            </w:pPr>
            <w:r>
              <w:rPr>
                <w:rFonts w:ascii="Georgia" w:eastAsia="Times New Roman" w:hAnsi="Georgia" w:cs="Times New Roman"/>
                <w:color w:val="373D49"/>
                <w:sz w:val="21"/>
                <w:szCs w:val="21"/>
                <w:lang w:eastAsia="es-ES"/>
              </w:rPr>
              <w:t>Evento que se lanza al pulsar sobre el botón</w:t>
            </w:r>
          </w:p>
        </w:tc>
      </w:tr>
    </w:tbl>
    <w:p w:rsidR="00C00E8E" w:rsidRDefault="00C00E8E" w:rsidP="00D02B1F">
      <w:pPr>
        <w:pStyle w:val="Ttulo3"/>
        <w:rPr>
          <w:lang w:eastAsia="es-ES"/>
        </w:rPr>
      </w:pPr>
      <w:bookmarkStart w:id="372" w:name="_Toc8230524"/>
      <w:r>
        <w:rPr>
          <w:lang w:eastAsia="es-ES"/>
        </w:rPr>
        <w:t xml:space="preserve">Input </w:t>
      </w:r>
      <w:proofErr w:type="spellStart"/>
      <w:r>
        <w:rPr>
          <w:lang w:eastAsia="es-ES"/>
        </w:rPr>
        <w:t>Group</w:t>
      </w:r>
      <w:bookmarkEnd w:id="372"/>
      <w:proofErr w:type="spellEnd"/>
    </w:p>
    <w:p w:rsidR="00C00E8E" w:rsidRDefault="00C00E8E" w:rsidP="00C00E8E">
      <w:pPr>
        <w:rPr>
          <w:rFonts w:eastAsia="Times New Roman"/>
          <w:lang w:eastAsia="es-ES"/>
        </w:rPr>
      </w:pPr>
      <w:r>
        <w:rPr>
          <w:rFonts w:eastAsia="Times New Roman"/>
          <w:lang w:eastAsia="es-ES"/>
        </w:rPr>
        <w:t xml:space="preserve">Componente que genera un input con un botón a su derecha. </w:t>
      </w:r>
    </w:p>
    <w:p w:rsidR="00C00E8E" w:rsidRDefault="00C00E8E" w:rsidP="00C00E8E">
      <w:pPr>
        <w:shd w:val="clear" w:color="auto" w:fill="FFFFFF"/>
        <w:spacing w:after="100"/>
        <w:jc w:val="center"/>
      </w:pPr>
      <w:r>
        <w:rPr>
          <w:noProof/>
          <w:lang w:eastAsia="es-ES"/>
        </w:rPr>
        <w:drawing>
          <wp:inline distT="0" distB="0" distL="0" distR="0" wp14:anchorId="245C1663" wp14:editId="7BD39633">
            <wp:extent cx="329565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95650" cy="571500"/>
                    </a:xfrm>
                    <a:prstGeom prst="rect">
                      <a:avLst/>
                    </a:prstGeom>
                  </pic:spPr>
                </pic:pic>
              </a:graphicData>
            </a:graphic>
          </wp:inline>
        </w:drawing>
      </w:r>
    </w:p>
    <w:p w:rsidR="00C00E8E" w:rsidRDefault="00C00E8E" w:rsidP="00C00E8E">
      <w:pPr>
        <w:pStyle w:val="Ttulo4"/>
        <w:rPr>
          <w:lang w:eastAsia="es-ES"/>
        </w:rPr>
      </w:pPr>
      <w:r>
        <w:rPr>
          <w:lang w:eastAsia="es-ES"/>
        </w:rPr>
        <w:t>Uso</w:t>
      </w:r>
    </w:p>
    <w:p w:rsidR="00C00E8E" w:rsidRPr="00C00E8E" w:rsidRDefault="00C00E8E" w:rsidP="00C00E8E">
      <w:pPr>
        <w:shd w:val="clear" w:color="auto" w:fill="272822"/>
        <w:spacing w:after="0" w:line="285" w:lineRule="atLeast"/>
        <w:rPr>
          <w:rFonts w:ascii="Consolas" w:eastAsia="Times New Roman" w:hAnsi="Consolas" w:cs="Times New Roman"/>
          <w:color w:val="F8F8F2"/>
          <w:sz w:val="16"/>
          <w:szCs w:val="21"/>
          <w:lang w:eastAsia="es-ES"/>
        </w:rPr>
      </w:pPr>
      <w:r w:rsidRPr="00C00E8E">
        <w:rPr>
          <w:rFonts w:ascii="Consolas" w:eastAsia="Times New Roman" w:hAnsi="Consolas" w:cs="Times New Roman"/>
          <w:color w:val="F8F8F2"/>
          <w:sz w:val="16"/>
          <w:szCs w:val="21"/>
          <w:lang w:eastAsia="es-ES"/>
        </w:rPr>
        <w:t>&lt;</w:t>
      </w:r>
      <w:proofErr w:type="spellStart"/>
      <w:proofErr w:type="gramStart"/>
      <w:r w:rsidRPr="00C00E8E">
        <w:rPr>
          <w:rFonts w:ascii="Consolas" w:eastAsia="Times New Roman" w:hAnsi="Consolas" w:cs="Times New Roman"/>
          <w:color w:val="F92672"/>
          <w:sz w:val="16"/>
          <w:szCs w:val="21"/>
          <w:lang w:eastAsia="es-ES"/>
        </w:rPr>
        <w:t>the</w:t>
      </w:r>
      <w:proofErr w:type="spellEnd"/>
      <w:r w:rsidRPr="00C00E8E">
        <w:rPr>
          <w:rFonts w:ascii="Consolas" w:eastAsia="Times New Roman" w:hAnsi="Consolas" w:cs="Times New Roman"/>
          <w:color w:val="F92672"/>
          <w:sz w:val="16"/>
          <w:szCs w:val="21"/>
          <w:lang w:eastAsia="es-ES"/>
        </w:rPr>
        <w:t>-input-</w:t>
      </w:r>
      <w:proofErr w:type="spellStart"/>
      <w:r w:rsidRPr="00C00E8E">
        <w:rPr>
          <w:rFonts w:ascii="Consolas" w:eastAsia="Times New Roman" w:hAnsi="Consolas" w:cs="Times New Roman"/>
          <w:color w:val="F92672"/>
          <w:sz w:val="16"/>
          <w:szCs w:val="21"/>
          <w:lang w:eastAsia="es-ES"/>
        </w:rPr>
        <w:t>group</w:t>
      </w:r>
      <w:proofErr w:type="spellEnd"/>
      <w:proofErr w:type="gramEnd"/>
      <w:r w:rsidRPr="00C00E8E">
        <w:rPr>
          <w:rFonts w:ascii="Consolas" w:eastAsia="Times New Roman" w:hAnsi="Consolas" w:cs="Times New Roman"/>
          <w:color w:val="F8F8F2"/>
          <w:sz w:val="16"/>
          <w:szCs w:val="21"/>
          <w:lang w:eastAsia="es-ES"/>
        </w:rPr>
        <w:t xml:space="preserve"> </w:t>
      </w:r>
      <w:proofErr w:type="spellStart"/>
      <w:r w:rsidRPr="00C00E8E">
        <w:rPr>
          <w:rFonts w:ascii="Consolas" w:eastAsia="Times New Roman" w:hAnsi="Consolas" w:cs="Times New Roman"/>
          <w:color w:val="A6E22E"/>
          <w:sz w:val="16"/>
          <w:szCs w:val="21"/>
          <w:lang w:eastAsia="es-ES"/>
        </w:rPr>
        <w:t>required</w:t>
      </w:r>
      <w:proofErr w:type="spellEnd"/>
      <w:r w:rsidRPr="00C00E8E">
        <w:rPr>
          <w:rFonts w:ascii="Consolas" w:eastAsia="Times New Roman" w:hAnsi="Consolas" w:cs="Times New Roman"/>
          <w:color w:val="F8F8F2"/>
          <w:sz w:val="16"/>
          <w:szCs w:val="21"/>
          <w:lang w:eastAsia="es-ES"/>
        </w:rPr>
        <w:t>=</w:t>
      </w:r>
      <w:r w:rsidRPr="00C00E8E">
        <w:rPr>
          <w:rFonts w:ascii="Consolas" w:eastAsia="Times New Roman" w:hAnsi="Consolas" w:cs="Times New Roman"/>
          <w:color w:val="E6DB74"/>
          <w:sz w:val="16"/>
          <w:szCs w:val="21"/>
          <w:lang w:eastAsia="es-ES"/>
        </w:rPr>
        <w:t>"true"</w:t>
      </w:r>
      <w:r w:rsidRPr="00C00E8E">
        <w:rPr>
          <w:rFonts w:ascii="Consolas" w:eastAsia="Times New Roman" w:hAnsi="Consolas" w:cs="Times New Roman"/>
          <w:color w:val="F8F8F2"/>
          <w:sz w:val="16"/>
          <w:szCs w:val="21"/>
          <w:lang w:eastAsia="es-ES"/>
        </w:rPr>
        <w:t xml:space="preserve"> </w:t>
      </w:r>
      <w:r w:rsidRPr="00C00E8E">
        <w:rPr>
          <w:rFonts w:ascii="Consolas" w:eastAsia="Times New Roman" w:hAnsi="Consolas" w:cs="Times New Roman"/>
          <w:color w:val="A6E22E"/>
          <w:sz w:val="16"/>
          <w:szCs w:val="21"/>
          <w:lang w:eastAsia="es-ES"/>
        </w:rPr>
        <w:t>[(</w:t>
      </w:r>
      <w:proofErr w:type="spellStart"/>
      <w:r w:rsidRPr="00C00E8E">
        <w:rPr>
          <w:rFonts w:ascii="Consolas" w:eastAsia="Times New Roman" w:hAnsi="Consolas" w:cs="Times New Roman"/>
          <w:color w:val="A6E22E"/>
          <w:sz w:val="16"/>
          <w:szCs w:val="21"/>
          <w:lang w:eastAsia="es-ES"/>
        </w:rPr>
        <w:t>value</w:t>
      </w:r>
      <w:proofErr w:type="spellEnd"/>
      <w:r w:rsidRPr="00C00E8E">
        <w:rPr>
          <w:rFonts w:ascii="Consolas" w:eastAsia="Times New Roman" w:hAnsi="Consolas" w:cs="Times New Roman"/>
          <w:color w:val="A6E22E"/>
          <w:sz w:val="16"/>
          <w:szCs w:val="21"/>
          <w:lang w:eastAsia="es-ES"/>
        </w:rPr>
        <w:t>)]</w:t>
      </w:r>
      <w:r w:rsidRPr="00C00E8E">
        <w:rPr>
          <w:rFonts w:ascii="Consolas" w:eastAsia="Times New Roman" w:hAnsi="Consolas" w:cs="Times New Roman"/>
          <w:color w:val="F8F8F2"/>
          <w:sz w:val="16"/>
          <w:szCs w:val="21"/>
          <w:lang w:eastAsia="es-ES"/>
        </w:rPr>
        <w:t>=</w:t>
      </w:r>
      <w:r w:rsidRPr="00C00E8E">
        <w:rPr>
          <w:rFonts w:ascii="Consolas" w:eastAsia="Times New Roman" w:hAnsi="Consolas" w:cs="Times New Roman"/>
          <w:color w:val="E6DB74"/>
          <w:sz w:val="16"/>
          <w:szCs w:val="21"/>
          <w:lang w:eastAsia="es-ES"/>
        </w:rPr>
        <w:t>"</w:t>
      </w:r>
      <w:proofErr w:type="spellStart"/>
      <w:r w:rsidRPr="00C00E8E">
        <w:rPr>
          <w:rFonts w:ascii="Consolas" w:eastAsia="Times New Roman" w:hAnsi="Consolas" w:cs="Times New Roman"/>
          <w:color w:val="E6DB74"/>
          <w:sz w:val="16"/>
          <w:szCs w:val="21"/>
          <w:lang w:eastAsia="es-ES"/>
        </w:rPr>
        <w:t>url</w:t>
      </w:r>
      <w:proofErr w:type="spellEnd"/>
      <w:r w:rsidRPr="00C00E8E">
        <w:rPr>
          <w:rFonts w:ascii="Consolas" w:eastAsia="Times New Roman" w:hAnsi="Consolas" w:cs="Times New Roman"/>
          <w:color w:val="E6DB74"/>
          <w:sz w:val="16"/>
          <w:szCs w:val="21"/>
          <w:lang w:eastAsia="es-ES"/>
        </w:rPr>
        <w:t>"</w:t>
      </w:r>
      <w:r w:rsidRPr="00C00E8E">
        <w:rPr>
          <w:rFonts w:ascii="Consolas" w:eastAsia="Times New Roman" w:hAnsi="Consolas" w:cs="Times New Roman"/>
          <w:color w:val="F8F8F2"/>
          <w:sz w:val="16"/>
          <w:szCs w:val="21"/>
          <w:lang w:eastAsia="es-ES"/>
        </w:rPr>
        <w:t xml:space="preserve"> </w:t>
      </w:r>
      <w:proofErr w:type="spellStart"/>
      <w:r w:rsidRPr="00C00E8E">
        <w:rPr>
          <w:rFonts w:ascii="Consolas" w:eastAsia="Times New Roman" w:hAnsi="Consolas" w:cs="Times New Roman"/>
          <w:color w:val="A6E22E"/>
          <w:sz w:val="16"/>
          <w:szCs w:val="21"/>
          <w:lang w:eastAsia="es-ES"/>
        </w:rPr>
        <w:t>placeholder</w:t>
      </w:r>
      <w:proofErr w:type="spellEnd"/>
      <w:r w:rsidRPr="00C00E8E">
        <w:rPr>
          <w:rFonts w:ascii="Consolas" w:eastAsia="Times New Roman" w:hAnsi="Consolas" w:cs="Times New Roman"/>
          <w:color w:val="F8F8F2"/>
          <w:sz w:val="16"/>
          <w:szCs w:val="21"/>
          <w:lang w:eastAsia="es-ES"/>
        </w:rPr>
        <w:t>=</w:t>
      </w:r>
      <w:r w:rsidRPr="00C00E8E">
        <w:rPr>
          <w:rFonts w:ascii="Consolas" w:eastAsia="Times New Roman" w:hAnsi="Consolas" w:cs="Times New Roman"/>
          <w:color w:val="E6DB74"/>
          <w:sz w:val="16"/>
          <w:szCs w:val="21"/>
          <w:lang w:eastAsia="es-ES"/>
        </w:rPr>
        <w:t xml:space="preserve">"{{'WMS_LOADER.URL_WMS' | </w:t>
      </w:r>
      <w:proofErr w:type="spellStart"/>
      <w:r w:rsidRPr="00C00E8E">
        <w:rPr>
          <w:rFonts w:ascii="Consolas" w:eastAsia="Times New Roman" w:hAnsi="Consolas" w:cs="Times New Roman"/>
          <w:color w:val="E6DB74"/>
          <w:sz w:val="16"/>
          <w:szCs w:val="21"/>
          <w:lang w:eastAsia="es-ES"/>
        </w:rPr>
        <w:t>translate</w:t>
      </w:r>
      <w:proofErr w:type="spellEnd"/>
      <w:r w:rsidRPr="00C00E8E">
        <w:rPr>
          <w:rFonts w:ascii="Consolas" w:eastAsia="Times New Roman" w:hAnsi="Consolas" w:cs="Times New Roman"/>
          <w:color w:val="E6DB74"/>
          <w:sz w:val="16"/>
          <w:szCs w:val="21"/>
          <w:lang w:eastAsia="es-ES"/>
        </w:rPr>
        <w:t>}}"</w:t>
      </w:r>
    </w:p>
    <w:p w:rsidR="00C00E8E" w:rsidRPr="00C00E8E" w:rsidRDefault="00C00E8E" w:rsidP="00C00E8E">
      <w:pPr>
        <w:shd w:val="clear" w:color="auto" w:fill="272822"/>
        <w:spacing w:after="0" w:line="285" w:lineRule="atLeast"/>
        <w:rPr>
          <w:rFonts w:ascii="Consolas" w:eastAsia="Times New Roman" w:hAnsi="Consolas" w:cs="Times New Roman"/>
          <w:color w:val="F8F8F2"/>
          <w:sz w:val="16"/>
          <w:szCs w:val="21"/>
          <w:lang w:eastAsia="es-ES"/>
        </w:rPr>
      </w:pPr>
      <w:r w:rsidRPr="00C00E8E">
        <w:rPr>
          <w:rFonts w:ascii="Consolas" w:eastAsia="Times New Roman" w:hAnsi="Consolas" w:cs="Times New Roman"/>
          <w:color w:val="F8F8F2"/>
          <w:sz w:val="16"/>
          <w:szCs w:val="21"/>
          <w:lang w:eastAsia="es-ES"/>
        </w:rPr>
        <w:t xml:space="preserve">    </w:t>
      </w:r>
      <w:proofErr w:type="spellStart"/>
      <w:proofErr w:type="gramStart"/>
      <w:r w:rsidRPr="00C00E8E">
        <w:rPr>
          <w:rFonts w:ascii="Consolas" w:eastAsia="Times New Roman" w:hAnsi="Consolas" w:cs="Times New Roman"/>
          <w:color w:val="A6E22E"/>
          <w:sz w:val="16"/>
          <w:szCs w:val="21"/>
          <w:lang w:eastAsia="es-ES"/>
        </w:rPr>
        <w:t>iconButton</w:t>
      </w:r>
      <w:proofErr w:type="spellEnd"/>
      <w:proofErr w:type="gramEnd"/>
      <w:r w:rsidRPr="00C00E8E">
        <w:rPr>
          <w:rFonts w:ascii="Consolas" w:eastAsia="Times New Roman" w:hAnsi="Consolas" w:cs="Times New Roman"/>
          <w:color w:val="F8F8F2"/>
          <w:sz w:val="16"/>
          <w:szCs w:val="21"/>
          <w:lang w:eastAsia="es-ES"/>
        </w:rPr>
        <w:t>=</w:t>
      </w:r>
      <w:r w:rsidRPr="00C00E8E">
        <w:rPr>
          <w:rFonts w:ascii="Consolas" w:eastAsia="Times New Roman" w:hAnsi="Consolas" w:cs="Times New Roman"/>
          <w:color w:val="E6DB74"/>
          <w:sz w:val="16"/>
          <w:szCs w:val="21"/>
          <w:lang w:eastAsia="es-ES"/>
        </w:rPr>
        <w:t>"fas fa-</w:t>
      </w:r>
      <w:proofErr w:type="spellStart"/>
      <w:r w:rsidRPr="00C00E8E">
        <w:rPr>
          <w:rFonts w:ascii="Consolas" w:eastAsia="Times New Roman" w:hAnsi="Consolas" w:cs="Times New Roman"/>
          <w:color w:val="E6DB74"/>
          <w:sz w:val="16"/>
          <w:szCs w:val="21"/>
          <w:lang w:eastAsia="es-ES"/>
        </w:rPr>
        <w:t>search</w:t>
      </w:r>
      <w:proofErr w:type="spellEnd"/>
      <w:r w:rsidRPr="00C00E8E">
        <w:rPr>
          <w:rFonts w:ascii="Consolas" w:eastAsia="Times New Roman" w:hAnsi="Consolas" w:cs="Times New Roman"/>
          <w:color w:val="E6DB74"/>
          <w:sz w:val="16"/>
          <w:szCs w:val="21"/>
          <w:lang w:eastAsia="es-ES"/>
        </w:rPr>
        <w:t>"</w:t>
      </w:r>
      <w:r w:rsidRPr="00C00E8E">
        <w:rPr>
          <w:rFonts w:ascii="Consolas" w:eastAsia="Times New Roman" w:hAnsi="Consolas" w:cs="Times New Roman"/>
          <w:color w:val="F8F8F2"/>
          <w:sz w:val="16"/>
          <w:szCs w:val="21"/>
          <w:lang w:eastAsia="es-ES"/>
        </w:rPr>
        <w:t xml:space="preserve"> </w:t>
      </w:r>
      <w:r w:rsidRPr="00C00E8E">
        <w:rPr>
          <w:rFonts w:ascii="Consolas" w:eastAsia="Times New Roman" w:hAnsi="Consolas" w:cs="Times New Roman"/>
          <w:color w:val="A6E22E"/>
          <w:sz w:val="16"/>
          <w:szCs w:val="21"/>
          <w:lang w:eastAsia="es-ES"/>
        </w:rPr>
        <w:t>[</w:t>
      </w:r>
      <w:proofErr w:type="spellStart"/>
      <w:r w:rsidRPr="00C00E8E">
        <w:rPr>
          <w:rFonts w:ascii="Consolas" w:eastAsia="Times New Roman" w:hAnsi="Consolas" w:cs="Times New Roman"/>
          <w:color w:val="A6E22E"/>
          <w:sz w:val="16"/>
          <w:szCs w:val="21"/>
          <w:lang w:eastAsia="es-ES"/>
        </w:rPr>
        <w:t>pattern</w:t>
      </w:r>
      <w:proofErr w:type="spellEnd"/>
      <w:r w:rsidRPr="00C00E8E">
        <w:rPr>
          <w:rFonts w:ascii="Consolas" w:eastAsia="Times New Roman" w:hAnsi="Consolas" w:cs="Times New Roman"/>
          <w:color w:val="A6E22E"/>
          <w:sz w:val="16"/>
          <w:szCs w:val="21"/>
          <w:lang w:eastAsia="es-ES"/>
        </w:rPr>
        <w:t>]</w:t>
      </w:r>
      <w:r w:rsidRPr="00C00E8E">
        <w:rPr>
          <w:rFonts w:ascii="Consolas" w:eastAsia="Times New Roman" w:hAnsi="Consolas" w:cs="Times New Roman"/>
          <w:color w:val="F8F8F2"/>
          <w:sz w:val="16"/>
          <w:szCs w:val="21"/>
          <w:lang w:eastAsia="es-ES"/>
        </w:rPr>
        <w:t>=</w:t>
      </w:r>
      <w:r w:rsidRPr="00C00E8E">
        <w:rPr>
          <w:rFonts w:ascii="Consolas" w:eastAsia="Times New Roman" w:hAnsi="Consolas" w:cs="Times New Roman"/>
          <w:color w:val="E6DB74"/>
          <w:sz w:val="16"/>
          <w:szCs w:val="21"/>
          <w:lang w:eastAsia="es-ES"/>
        </w:rPr>
        <w:t>"</w:t>
      </w:r>
      <w:proofErr w:type="spellStart"/>
      <w:r w:rsidRPr="00C00E8E">
        <w:rPr>
          <w:rFonts w:ascii="Consolas" w:eastAsia="Times New Roman" w:hAnsi="Consolas" w:cs="Times New Roman"/>
          <w:color w:val="E6DB74"/>
          <w:sz w:val="16"/>
          <w:szCs w:val="21"/>
          <w:lang w:eastAsia="es-ES"/>
        </w:rPr>
        <w:t>pattern</w:t>
      </w:r>
      <w:proofErr w:type="spellEnd"/>
      <w:r w:rsidRPr="00C00E8E">
        <w:rPr>
          <w:rFonts w:ascii="Consolas" w:eastAsia="Times New Roman" w:hAnsi="Consolas" w:cs="Times New Roman"/>
          <w:color w:val="E6DB74"/>
          <w:sz w:val="16"/>
          <w:szCs w:val="21"/>
          <w:lang w:eastAsia="es-ES"/>
        </w:rPr>
        <w:t>"</w:t>
      </w:r>
      <w:r w:rsidRPr="00C00E8E">
        <w:rPr>
          <w:rFonts w:ascii="Consolas" w:eastAsia="Times New Roman" w:hAnsi="Consolas" w:cs="Times New Roman"/>
          <w:color w:val="F8F8F2"/>
          <w:sz w:val="16"/>
          <w:szCs w:val="21"/>
          <w:lang w:eastAsia="es-ES"/>
        </w:rPr>
        <w:t xml:space="preserve"> </w:t>
      </w:r>
      <w:r w:rsidRPr="00C00E8E">
        <w:rPr>
          <w:rFonts w:ascii="Consolas" w:eastAsia="Times New Roman" w:hAnsi="Consolas" w:cs="Times New Roman"/>
          <w:color w:val="A6E22E"/>
          <w:sz w:val="16"/>
          <w:szCs w:val="21"/>
          <w:lang w:eastAsia="es-ES"/>
        </w:rPr>
        <w:t>(</w:t>
      </w:r>
      <w:proofErr w:type="spellStart"/>
      <w:r w:rsidRPr="00C00E8E">
        <w:rPr>
          <w:rFonts w:ascii="Consolas" w:eastAsia="Times New Roman" w:hAnsi="Consolas" w:cs="Times New Roman"/>
          <w:color w:val="A6E22E"/>
          <w:sz w:val="16"/>
          <w:szCs w:val="21"/>
          <w:lang w:eastAsia="es-ES"/>
        </w:rPr>
        <w:t>clickButton</w:t>
      </w:r>
      <w:proofErr w:type="spellEnd"/>
      <w:r w:rsidRPr="00C00E8E">
        <w:rPr>
          <w:rFonts w:ascii="Consolas" w:eastAsia="Times New Roman" w:hAnsi="Consolas" w:cs="Times New Roman"/>
          <w:color w:val="A6E22E"/>
          <w:sz w:val="16"/>
          <w:szCs w:val="21"/>
          <w:lang w:eastAsia="es-ES"/>
        </w:rPr>
        <w:t>)</w:t>
      </w:r>
      <w:r w:rsidRPr="00C00E8E">
        <w:rPr>
          <w:rFonts w:ascii="Consolas" w:eastAsia="Times New Roman" w:hAnsi="Consolas" w:cs="Times New Roman"/>
          <w:color w:val="F8F8F2"/>
          <w:sz w:val="16"/>
          <w:szCs w:val="21"/>
          <w:lang w:eastAsia="es-ES"/>
        </w:rPr>
        <w:t>=</w:t>
      </w:r>
      <w:r>
        <w:rPr>
          <w:rFonts w:ascii="Consolas" w:eastAsia="Times New Roman" w:hAnsi="Consolas" w:cs="Times New Roman"/>
          <w:color w:val="F8F8F2"/>
          <w:sz w:val="16"/>
          <w:szCs w:val="21"/>
          <w:lang w:eastAsia="es-ES"/>
        </w:rPr>
        <w:t xml:space="preserve"> </w:t>
      </w:r>
      <w:r w:rsidRPr="00C00E8E">
        <w:rPr>
          <w:rFonts w:ascii="Consolas" w:eastAsia="Times New Roman" w:hAnsi="Consolas" w:cs="Times New Roman"/>
          <w:color w:val="E6DB74"/>
          <w:sz w:val="16"/>
          <w:szCs w:val="21"/>
          <w:lang w:eastAsia="es-ES"/>
        </w:rPr>
        <w:t>"</w:t>
      </w:r>
      <w:proofErr w:type="spellStart"/>
      <w:r w:rsidRPr="00C00E8E">
        <w:rPr>
          <w:rFonts w:ascii="Consolas" w:eastAsia="Times New Roman" w:hAnsi="Consolas" w:cs="Times New Roman"/>
          <w:color w:val="E6DB74"/>
          <w:sz w:val="16"/>
          <w:szCs w:val="21"/>
          <w:lang w:eastAsia="es-ES"/>
        </w:rPr>
        <w:t>getDataFromReaderServ</w:t>
      </w:r>
      <w:r w:rsidRPr="00C00E8E">
        <w:rPr>
          <w:rFonts w:ascii="Consolas" w:eastAsia="Times New Roman" w:hAnsi="Consolas" w:cs="Times New Roman"/>
          <w:color w:val="E6DB74"/>
          <w:sz w:val="16"/>
          <w:szCs w:val="21"/>
          <w:lang w:eastAsia="es-ES"/>
        </w:rPr>
        <w:t>i</w:t>
      </w:r>
      <w:r w:rsidRPr="00C00E8E">
        <w:rPr>
          <w:rFonts w:ascii="Consolas" w:eastAsia="Times New Roman" w:hAnsi="Consolas" w:cs="Times New Roman"/>
          <w:color w:val="E6DB74"/>
          <w:sz w:val="16"/>
          <w:szCs w:val="21"/>
          <w:lang w:eastAsia="es-ES"/>
        </w:rPr>
        <w:t>ces</w:t>
      </w:r>
      <w:proofErr w:type="spellEnd"/>
      <w:r w:rsidRPr="00C00E8E">
        <w:rPr>
          <w:rFonts w:ascii="Consolas" w:eastAsia="Times New Roman" w:hAnsi="Consolas" w:cs="Times New Roman"/>
          <w:color w:val="E6DB74"/>
          <w:sz w:val="16"/>
          <w:szCs w:val="21"/>
          <w:lang w:eastAsia="es-ES"/>
        </w:rPr>
        <w:t>()"</w:t>
      </w:r>
      <w:r w:rsidRPr="00C00E8E">
        <w:rPr>
          <w:rFonts w:ascii="Consolas" w:eastAsia="Times New Roman" w:hAnsi="Consolas" w:cs="Times New Roman"/>
          <w:color w:val="F8F8F2"/>
          <w:sz w:val="16"/>
          <w:szCs w:val="21"/>
          <w:lang w:eastAsia="es-ES"/>
        </w:rPr>
        <w:t>&gt;&lt;/</w:t>
      </w:r>
      <w:proofErr w:type="spellStart"/>
      <w:r w:rsidRPr="00C00E8E">
        <w:rPr>
          <w:rFonts w:ascii="Consolas" w:eastAsia="Times New Roman" w:hAnsi="Consolas" w:cs="Times New Roman"/>
          <w:color w:val="F92672"/>
          <w:sz w:val="16"/>
          <w:szCs w:val="21"/>
          <w:lang w:eastAsia="es-ES"/>
        </w:rPr>
        <w:t>the</w:t>
      </w:r>
      <w:proofErr w:type="spellEnd"/>
      <w:r w:rsidRPr="00C00E8E">
        <w:rPr>
          <w:rFonts w:ascii="Consolas" w:eastAsia="Times New Roman" w:hAnsi="Consolas" w:cs="Times New Roman"/>
          <w:color w:val="F92672"/>
          <w:sz w:val="16"/>
          <w:szCs w:val="21"/>
          <w:lang w:eastAsia="es-ES"/>
        </w:rPr>
        <w:t>-input-</w:t>
      </w:r>
      <w:proofErr w:type="spellStart"/>
      <w:r w:rsidRPr="00C00E8E">
        <w:rPr>
          <w:rFonts w:ascii="Consolas" w:eastAsia="Times New Roman" w:hAnsi="Consolas" w:cs="Times New Roman"/>
          <w:color w:val="F92672"/>
          <w:sz w:val="16"/>
          <w:szCs w:val="21"/>
          <w:lang w:eastAsia="es-ES"/>
        </w:rPr>
        <w:t>group</w:t>
      </w:r>
      <w:proofErr w:type="spellEnd"/>
      <w:r w:rsidRPr="00C00E8E">
        <w:rPr>
          <w:rFonts w:ascii="Consolas" w:eastAsia="Times New Roman" w:hAnsi="Consolas" w:cs="Times New Roman"/>
          <w:color w:val="F8F8F2"/>
          <w:sz w:val="16"/>
          <w:szCs w:val="21"/>
          <w:lang w:eastAsia="es-ES"/>
        </w:rPr>
        <w:t>&gt;</w:t>
      </w:r>
    </w:p>
    <w:p w:rsidR="00C00E8E" w:rsidRDefault="00C00E8E" w:rsidP="00C00E8E">
      <w:pPr>
        <w:pStyle w:val="Ttulo4"/>
        <w:rPr>
          <w:lang w:eastAsia="es-ES"/>
        </w:rPr>
      </w:pPr>
      <w:r>
        <w:rPr>
          <w:lang w:eastAsia="es-ES"/>
        </w:rPr>
        <w:t>Parámetros</w:t>
      </w:r>
    </w:p>
    <w:tbl>
      <w:tblPr>
        <w:tblW w:w="8720" w:type="dxa"/>
        <w:tblCellMar>
          <w:left w:w="10" w:type="dxa"/>
          <w:right w:w="10" w:type="dxa"/>
        </w:tblCellMar>
        <w:tblLook w:val="04A0" w:firstRow="1" w:lastRow="0" w:firstColumn="1" w:lastColumn="0" w:noHBand="0" w:noVBand="1"/>
      </w:tblPr>
      <w:tblGrid>
        <w:gridCol w:w="1809"/>
        <w:gridCol w:w="993"/>
        <w:gridCol w:w="1984"/>
        <w:gridCol w:w="3934"/>
      </w:tblGrid>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value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Cadena vacía</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pPr>
            <w:r>
              <w:rPr>
                <w:rFonts w:ascii="Georgia" w:eastAsia="Times New Roman" w:hAnsi="Georgia" w:cs="Times New Roman"/>
                <w:color w:val="373D49"/>
                <w:sz w:val="21"/>
                <w:szCs w:val="21"/>
                <w:lang w:eastAsia="es-ES"/>
              </w:rPr>
              <w:t>Valor a mostrar en el input. Es bidire</w:t>
            </w:r>
            <w:r>
              <w:rPr>
                <w:rFonts w:ascii="Georgia" w:eastAsia="Times New Roman" w:hAnsi="Georgia" w:cs="Times New Roman"/>
                <w:color w:val="373D49"/>
                <w:sz w:val="21"/>
                <w:szCs w:val="21"/>
                <w:lang w:eastAsia="es-ES"/>
              </w:rPr>
              <w:t>c</w:t>
            </w:r>
            <w:r>
              <w:rPr>
                <w:rFonts w:ascii="Georgia" w:eastAsia="Times New Roman" w:hAnsi="Georgia" w:cs="Times New Roman"/>
                <w:color w:val="373D49"/>
                <w:sz w:val="21"/>
                <w:szCs w:val="21"/>
                <w:lang w:eastAsia="es-ES"/>
              </w:rPr>
              <w:t>cional definiéndolo como [(</w:t>
            </w:r>
            <w:proofErr w:type="spellStart"/>
            <w:r>
              <w:rPr>
                <w:rFonts w:ascii="Georgia" w:eastAsia="Times New Roman" w:hAnsi="Georgia" w:cs="Times New Roman"/>
                <w:color w:val="373D49"/>
                <w:sz w:val="21"/>
                <w:szCs w:val="21"/>
                <w:lang w:eastAsia="es-ES"/>
              </w:rPr>
              <w:t>value</w:t>
            </w:r>
            <w:proofErr w:type="spellEnd"/>
            <w:r>
              <w:rPr>
                <w:rFonts w:ascii="Georgia" w:eastAsia="Times New Roman" w:hAnsi="Georgia" w:cs="Times New Roman"/>
                <w:color w:val="373D49"/>
                <w:sz w:val="21"/>
                <w:szCs w:val="21"/>
                <w:lang w:eastAsia="es-ES"/>
              </w:rPr>
              <w:t>)]</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placeholder</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Cadena vacía</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Etiqueta interior del input</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pattern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pPr>
            <w:r>
              <w:rPr>
                <w:rFonts w:ascii="Georgia" w:eastAsia="Times New Roman" w:hAnsi="Georgia" w:cs="Times New Roman"/>
                <w:color w:val="373D49"/>
                <w:sz w:val="21"/>
                <w:szCs w:val="21"/>
                <w:lang w:eastAsia="es-ES"/>
              </w:rPr>
              <w:t>Patrón que debe cumplir el input. Si no lo cumple, deshabilita el botón de la derecha.</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jc w:val="both"/>
            </w:pPr>
            <w:proofErr w:type="spellStart"/>
            <w:r>
              <w:rPr>
                <w:rFonts w:ascii="Georgia" w:eastAsia="Times New Roman" w:hAnsi="Georgia" w:cs="Times New Roman"/>
                <w:color w:val="373D49"/>
                <w:sz w:val="21"/>
                <w:szCs w:val="21"/>
                <w:lang w:eastAsia="es-ES"/>
              </w:rPr>
              <w:t>type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roofErr w:type="spellStart"/>
            <w:r>
              <w:rPr>
                <w:rFonts w:ascii="Georgia" w:eastAsia="Times New Roman" w:hAnsi="Georgia" w:cs="Times New Roman"/>
                <w:color w:val="373D49"/>
                <w:sz w:val="21"/>
                <w:szCs w:val="21"/>
                <w:lang w:eastAsia="es-ES"/>
              </w:rPr>
              <w:t>text</w:t>
            </w:r>
            <w:proofErr w:type="spellEnd"/>
            <w:r>
              <w:rPr>
                <w:rFonts w:ascii="Georgia" w:eastAsia="Times New Roman" w:hAnsi="Georgia" w:cs="Times New Roman"/>
                <w:color w:val="373D49"/>
                <w:sz w:val="21"/>
                <w:szCs w:val="21"/>
                <w:lang w:eastAsia="es-ES"/>
              </w:rPr>
              <w:t>’</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Pr="00C00E8E" w:rsidRDefault="00C00E8E" w:rsidP="00C00E8E">
            <w:pPr>
              <w:spacing w:after="100" w:line="240" w:lineRule="auto"/>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 de input (‘</w:t>
            </w:r>
            <w:proofErr w:type="spellStart"/>
            <w:r>
              <w:rPr>
                <w:rFonts w:ascii="Georgia" w:eastAsia="Times New Roman" w:hAnsi="Georgia" w:cs="Times New Roman"/>
                <w:color w:val="373D49"/>
                <w:sz w:val="21"/>
                <w:szCs w:val="21"/>
                <w:lang w:eastAsia="es-ES"/>
              </w:rPr>
              <w:t>text</w:t>
            </w:r>
            <w:proofErr w:type="spellEnd"/>
            <w:r>
              <w:rPr>
                <w:rFonts w:ascii="Georgia" w:eastAsia="Times New Roman" w:hAnsi="Georgia" w:cs="Times New Roman"/>
                <w:color w:val="373D49"/>
                <w:sz w:val="21"/>
                <w:szCs w:val="21"/>
                <w:lang w:eastAsia="es-ES"/>
              </w:rPr>
              <w:t>’, ‘</w:t>
            </w:r>
            <w:proofErr w:type="spellStart"/>
            <w:r>
              <w:rPr>
                <w:rFonts w:ascii="Georgia" w:eastAsia="Times New Roman" w:hAnsi="Georgia" w:cs="Times New Roman"/>
                <w:color w:val="373D49"/>
                <w:sz w:val="21"/>
                <w:szCs w:val="21"/>
                <w:lang w:eastAsia="es-ES"/>
              </w:rPr>
              <w:t>number</w:t>
            </w:r>
            <w:proofErr w:type="spellEnd"/>
            <w:r>
              <w:rPr>
                <w:rFonts w:ascii="Georgia" w:eastAsia="Times New Roman" w:hAnsi="Georgia" w:cs="Times New Roman"/>
                <w:color w:val="373D49"/>
                <w:sz w:val="21"/>
                <w:szCs w:val="21"/>
                <w:lang w:eastAsia="es-ES"/>
              </w:rPr>
              <w:t>’ …)</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jc w:val="both"/>
              <w:rPr>
                <w:rFonts w:eastAsia="Times New Roman" w:cs="Times New Roman"/>
                <w:lang w:eastAsia="es-ES"/>
              </w:rPr>
            </w:pPr>
            <w:proofErr w:type="spellStart"/>
            <w:r>
              <w:rPr>
                <w:rFonts w:ascii="Georgia" w:eastAsia="Times New Roman" w:hAnsi="Georgia" w:cs="Times New Roman"/>
                <w:color w:val="373D49"/>
                <w:sz w:val="21"/>
                <w:szCs w:val="21"/>
                <w:lang w:eastAsia="es-ES"/>
              </w:rPr>
              <w:t>required</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boolean</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false</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Indica si el input es requerido</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labelButton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F62DDB"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Cadena vacía</w:t>
            </w: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F62DDB"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Etiqueta del botón</w:t>
            </w:r>
          </w:p>
        </w:tc>
      </w:tr>
      <w:tr w:rsidR="00C00E8E" w:rsidTr="00C00E8E">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lastRenderedPageBreak/>
              <w:t>iconButton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F62DDB"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 xml:space="preserve">Icono a mostrar, Soporta iconos de </w:t>
            </w:r>
            <w:proofErr w:type="spellStart"/>
            <w:r>
              <w:rPr>
                <w:rFonts w:ascii="Georgia" w:eastAsia="Times New Roman" w:hAnsi="Georgia" w:cs="Times New Roman"/>
                <w:color w:val="373D49"/>
                <w:sz w:val="21"/>
                <w:szCs w:val="21"/>
                <w:lang w:eastAsia="es-ES"/>
              </w:rPr>
              <w:t>PrimeIcons</w:t>
            </w:r>
            <w:proofErr w:type="spellEnd"/>
            <w:r>
              <w:rPr>
                <w:rFonts w:ascii="Georgia" w:eastAsia="Times New Roman" w:hAnsi="Georgia" w:cs="Times New Roman"/>
                <w:color w:val="373D49"/>
                <w:sz w:val="21"/>
                <w:szCs w:val="21"/>
                <w:lang w:eastAsia="es-ES"/>
              </w:rPr>
              <w:t xml:space="preserve"> y </w:t>
            </w:r>
            <w:proofErr w:type="spellStart"/>
            <w:r>
              <w:rPr>
                <w:rFonts w:ascii="Georgia" w:eastAsia="Times New Roman" w:hAnsi="Georgia" w:cs="Times New Roman"/>
                <w:color w:val="373D49"/>
                <w:sz w:val="21"/>
                <w:szCs w:val="21"/>
                <w:lang w:eastAsia="es-ES"/>
              </w:rPr>
              <w:t>FontAweson</w:t>
            </w:r>
            <w:proofErr w:type="spellEnd"/>
            <w:r>
              <w:rPr>
                <w:rFonts w:ascii="Georgia" w:eastAsia="Times New Roman" w:hAnsi="Georgia" w:cs="Times New Roman"/>
                <w:color w:val="373D49"/>
                <w:sz w:val="21"/>
                <w:szCs w:val="21"/>
                <w:lang w:eastAsia="es-ES"/>
              </w:rPr>
              <w:t xml:space="preserve"> 5</w:t>
            </w:r>
          </w:p>
        </w:tc>
      </w:tr>
      <w:tr w:rsidR="008C0441" w:rsidTr="00C00E8E">
        <w:trPr>
          <w:ins w:id="373" w:author="Juan Carlos Romero" w:date="2019-05-08T17:31:00Z"/>
        </w:trPr>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jc w:val="both"/>
              <w:rPr>
                <w:ins w:id="374" w:author="Juan Carlos Romero" w:date="2019-05-08T17:31:00Z"/>
                <w:rFonts w:ascii="Georgia" w:eastAsia="Times New Roman" w:hAnsi="Georgia" w:cs="Times New Roman"/>
                <w:color w:val="373D49"/>
                <w:sz w:val="21"/>
                <w:szCs w:val="21"/>
                <w:lang w:eastAsia="es-ES"/>
              </w:rPr>
            </w:pPr>
            <w:proofErr w:type="spellStart"/>
            <w:ins w:id="375" w:author="Juan Carlos Romero" w:date="2019-05-08T17:31:00Z">
              <w:r w:rsidRPr="008C0441">
                <w:rPr>
                  <w:rFonts w:ascii="Georgia" w:eastAsia="Times New Roman" w:hAnsi="Georgia" w:cs="Times New Roman"/>
                  <w:color w:val="373D49"/>
                  <w:sz w:val="21"/>
                  <w:szCs w:val="21"/>
                  <w:lang w:eastAsia="es-ES"/>
                </w:rPr>
                <w:t>tooltip</w:t>
              </w:r>
              <w:proofErr w:type="spellEnd"/>
            </w:ins>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76" w:author="Juan Carlos Romero" w:date="2019-05-08T17:31:00Z"/>
                <w:rFonts w:ascii="Georgia" w:eastAsia="Times New Roman" w:hAnsi="Georgia" w:cs="Times New Roman"/>
                <w:color w:val="373D49"/>
                <w:sz w:val="21"/>
                <w:szCs w:val="21"/>
                <w:lang w:eastAsia="es-ES"/>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77" w:author="Juan Carlos Romero" w:date="2019-05-08T17:31:00Z"/>
                <w:rFonts w:ascii="Georgia" w:eastAsia="Times New Roman" w:hAnsi="Georgia" w:cs="Times New Roman"/>
                <w:color w:val="373D49"/>
                <w:sz w:val="21"/>
                <w:szCs w:val="21"/>
                <w:lang w:eastAsia="es-ES"/>
              </w:rPr>
            </w:pP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78" w:author="Juan Carlos Romero" w:date="2019-05-08T17:31:00Z"/>
                <w:rFonts w:ascii="Georgia" w:eastAsia="Times New Roman" w:hAnsi="Georgia" w:cs="Times New Roman"/>
                <w:color w:val="373D49"/>
                <w:sz w:val="21"/>
                <w:szCs w:val="21"/>
                <w:lang w:eastAsia="es-ES"/>
              </w:rPr>
            </w:pPr>
            <w:proofErr w:type="spellStart"/>
            <w:ins w:id="379" w:author="Juan Carlos Romero" w:date="2019-05-08T17:33:00Z">
              <w:r>
                <w:rPr>
                  <w:rFonts w:ascii="Georgia" w:eastAsia="Times New Roman" w:hAnsi="Georgia" w:cs="Times New Roman"/>
                  <w:color w:val="373D49"/>
                  <w:sz w:val="21"/>
                  <w:szCs w:val="21"/>
                  <w:lang w:eastAsia="es-ES"/>
                </w:rPr>
                <w:t>Tooltip</w:t>
              </w:r>
              <w:proofErr w:type="spellEnd"/>
              <w:r>
                <w:rPr>
                  <w:rFonts w:ascii="Georgia" w:eastAsia="Times New Roman" w:hAnsi="Georgia" w:cs="Times New Roman"/>
                  <w:color w:val="373D49"/>
                  <w:sz w:val="21"/>
                  <w:szCs w:val="21"/>
                  <w:lang w:eastAsia="es-ES"/>
                </w:rPr>
                <w:t xml:space="preserve"> a mostrar en el botón</w:t>
              </w:r>
            </w:ins>
          </w:p>
        </w:tc>
      </w:tr>
      <w:tr w:rsidR="008C0441" w:rsidTr="00C00E8E">
        <w:trPr>
          <w:ins w:id="380" w:author="Juan Carlos Romero" w:date="2019-05-08T17:31:00Z"/>
        </w:trPr>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Pr="008C0441" w:rsidRDefault="008C0441" w:rsidP="00C00E8E">
            <w:pPr>
              <w:jc w:val="both"/>
              <w:rPr>
                <w:ins w:id="381" w:author="Juan Carlos Romero" w:date="2019-05-08T17:31:00Z"/>
                <w:rFonts w:ascii="Georgia" w:eastAsia="Times New Roman" w:hAnsi="Georgia" w:cs="Times New Roman"/>
                <w:color w:val="373D49"/>
                <w:sz w:val="21"/>
                <w:szCs w:val="21"/>
                <w:lang w:eastAsia="es-ES"/>
              </w:rPr>
            </w:pPr>
            <w:proofErr w:type="spellStart"/>
            <w:ins w:id="382" w:author="Juan Carlos Romero" w:date="2019-05-08T17:31:00Z">
              <w:r w:rsidRPr="008C0441">
                <w:rPr>
                  <w:rFonts w:ascii="Georgia" w:eastAsia="Times New Roman" w:hAnsi="Georgia" w:cs="Times New Roman"/>
                  <w:color w:val="373D49"/>
                  <w:sz w:val="21"/>
                  <w:szCs w:val="21"/>
                  <w:lang w:eastAsia="es-ES"/>
                </w:rPr>
                <w:t>tooltipPosition</w:t>
              </w:r>
              <w:proofErr w:type="spellEnd"/>
            </w:ins>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83" w:author="Juan Carlos Romero" w:date="2019-05-08T17:31:00Z"/>
                <w:rFonts w:ascii="Georgia" w:eastAsia="Times New Roman" w:hAnsi="Georgia" w:cs="Times New Roman"/>
                <w:color w:val="373D49"/>
                <w:sz w:val="21"/>
                <w:szCs w:val="21"/>
                <w:lang w:eastAsia="es-ES"/>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84" w:author="Juan Carlos Romero" w:date="2019-05-08T17:31:00Z"/>
                <w:rFonts w:ascii="Georgia" w:eastAsia="Times New Roman" w:hAnsi="Georgia" w:cs="Times New Roman"/>
                <w:color w:val="373D49"/>
                <w:sz w:val="21"/>
                <w:szCs w:val="21"/>
                <w:lang w:eastAsia="es-ES"/>
              </w:rPr>
            </w:pPr>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rsidP="00C00E8E">
            <w:pPr>
              <w:spacing w:after="100"/>
              <w:jc w:val="both"/>
              <w:rPr>
                <w:ins w:id="385" w:author="Juan Carlos Romero" w:date="2019-05-08T17:31:00Z"/>
                <w:rFonts w:ascii="Georgia" w:eastAsia="Times New Roman" w:hAnsi="Georgia" w:cs="Times New Roman"/>
                <w:color w:val="373D49"/>
                <w:sz w:val="21"/>
                <w:szCs w:val="21"/>
                <w:lang w:eastAsia="es-ES"/>
              </w:rPr>
            </w:pPr>
            <w:ins w:id="386" w:author="Juan Carlos Romero" w:date="2019-05-08T17:33:00Z">
              <w:r>
                <w:rPr>
                  <w:rFonts w:ascii="Georgia" w:eastAsia="Times New Roman" w:hAnsi="Georgia" w:cs="Times New Roman"/>
                  <w:color w:val="373D49"/>
                  <w:sz w:val="21"/>
                  <w:szCs w:val="21"/>
                  <w:lang w:eastAsia="es-ES"/>
                </w:rPr>
                <w:t xml:space="preserve">Posición del </w:t>
              </w:r>
              <w:proofErr w:type="spellStart"/>
              <w:r>
                <w:rPr>
                  <w:rFonts w:ascii="Georgia" w:eastAsia="Times New Roman" w:hAnsi="Georgia" w:cs="Times New Roman"/>
                  <w:color w:val="373D49"/>
                  <w:sz w:val="21"/>
                  <w:szCs w:val="21"/>
                  <w:lang w:eastAsia="es-ES"/>
                </w:rPr>
                <w:t>tooltip</w:t>
              </w:r>
              <w:proofErr w:type="spellEnd"/>
              <w:r>
                <w:rPr>
                  <w:rFonts w:ascii="Georgia" w:eastAsia="Times New Roman" w:hAnsi="Georgia" w:cs="Times New Roman"/>
                  <w:color w:val="373D49"/>
                  <w:sz w:val="21"/>
                  <w:szCs w:val="21"/>
                  <w:lang w:eastAsia="es-ES"/>
                </w:rPr>
                <w:t xml:space="preserve"> respecto a el </w:t>
              </w:r>
              <w:r w:rsidRPr="008C0441">
                <w:rPr>
                  <w:rFonts w:ascii="Georgia" w:eastAsia="Times New Roman" w:hAnsi="Georgia" w:cs="Times New Roman"/>
                  <w:color w:val="373D49"/>
                  <w:sz w:val="21"/>
                  <w:szCs w:val="21"/>
                  <w:lang w:eastAsia="es-ES"/>
                </w:rPr>
                <w:t>botón</w:t>
              </w:r>
            </w:ins>
          </w:p>
        </w:tc>
      </w:tr>
      <w:tr w:rsidR="008C0441" w:rsidRPr="008C0441" w:rsidTr="00C00E8E">
        <w:trPr>
          <w:ins w:id="387" w:author="Juan Carlos Romero" w:date="2019-05-08T17:32:00Z"/>
        </w:trPr>
        <w:tc>
          <w:tcPr>
            <w:tcW w:w="18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Pr="008C0441" w:rsidRDefault="008C0441">
            <w:pPr>
              <w:jc w:val="both"/>
              <w:rPr>
                <w:ins w:id="388" w:author="Juan Carlos Romero" w:date="2019-05-08T17:32:00Z"/>
                <w:rFonts w:ascii="Georgia" w:eastAsia="Times New Roman" w:hAnsi="Georgia" w:cs="Times New Roman"/>
                <w:color w:val="373D49"/>
                <w:sz w:val="21"/>
                <w:szCs w:val="21"/>
                <w:lang w:eastAsia="es-ES"/>
                <w:rPrChange w:id="389" w:author="Juan Carlos Romero" w:date="2019-05-08T17:32:00Z">
                  <w:rPr>
                    <w:ins w:id="390" w:author="Juan Carlos Romero" w:date="2019-05-08T17:32:00Z"/>
                    <w:rFonts w:eastAsia="Times New Roman"/>
                    <w:color w:val="BBBBBB"/>
                    <w:lang w:eastAsia="es-ES"/>
                  </w:rPr>
                </w:rPrChange>
              </w:rPr>
              <w:pPrChange w:id="391" w:author="Juan Carlos Romero" w:date="2019-05-08T17:32:00Z">
                <w:pPr>
                  <w:shd w:val="clear" w:color="auto" w:fill="282C34"/>
                  <w:spacing w:after="0" w:line="285" w:lineRule="atLeast"/>
                </w:pPr>
              </w:pPrChange>
            </w:pPr>
            <w:proofErr w:type="spellStart"/>
            <w:ins w:id="392" w:author="Juan Carlos Romero" w:date="2019-05-08T17:32:00Z">
              <w:r w:rsidRPr="008C0441">
                <w:rPr>
                  <w:rFonts w:ascii="Georgia" w:eastAsia="Times New Roman" w:hAnsi="Georgia" w:cs="Times New Roman"/>
                  <w:color w:val="373D49"/>
                  <w:sz w:val="21"/>
                  <w:szCs w:val="21"/>
                  <w:lang w:eastAsia="es-ES"/>
                  <w:rPrChange w:id="393" w:author="Juan Carlos Romero" w:date="2019-05-08T17:32:00Z">
                    <w:rPr>
                      <w:rFonts w:eastAsia="Times New Roman"/>
                      <w:lang w:eastAsia="es-ES"/>
                    </w:rPr>
                  </w:rPrChange>
                </w:rPr>
                <w:t>showSpinner</w:t>
              </w:r>
              <w:proofErr w:type="spellEnd"/>
            </w:ins>
          </w:p>
          <w:p w:rsidR="008C0441" w:rsidRPr="008C0441" w:rsidRDefault="008C0441" w:rsidP="00C00E8E">
            <w:pPr>
              <w:jc w:val="both"/>
              <w:rPr>
                <w:ins w:id="394" w:author="Juan Carlos Romero" w:date="2019-05-08T17:32:00Z"/>
                <w:rFonts w:ascii="Georgia" w:eastAsia="Times New Roman" w:hAnsi="Georgia" w:cs="Times New Roman"/>
                <w:color w:val="373D49"/>
                <w:sz w:val="21"/>
                <w:szCs w:val="21"/>
                <w:lang w:eastAsia="es-ES"/>
              </w:rPr>
            </w:pP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jc w:val="both"/>
              <w:rPr>
                <w:ins w:id="395" w:author="Juan Carlos Romero" w:date="2019-05-08T17:32:00Z"/>
                <w:rFonts w:ascii="Georgia" w:eastAsia="Times New Roman" w:hAnsi="Georgia" w:cs="Times New Roman"/>
                <w:color w:val="373D49"/>
                <w:sz w:val="21"/>
                <w:szCs w:val="21"/>
                <w:lang w:eastAsia="es-ES"/>
              </w:rPr>
              <w:pPrChange w:id="396" w:author="Juan Carlos Romero" w:date="2019-05-08T17:32:00Z">
                <w:pPr>
                  <w:spacing w:after="100"/>
                  <w:jc w:val="both"/>
                </w:pPr>
              </w:pPrChange>
            </w:pPr>
            <w:proofErr w:type="spellStart"/>
            <w:ins w:id="397" w:author="Juan Carlos Romero" w:date="2019-05-08T17:32:00Z">
              <w:r>
                <w:rPr>
                  <w:rFonts w:ascii="Georgia" w:eastAsia="Times New Roman" w:hAnsi="Georgia" w:cs="Times New Roman"/>
                  <w:color w:val="373D49"/>
                  <w:sz w:val="21"/>
                  <w:szCs w:val="21"/>
                  <w:lang w:eastAsia="es-ES"/>
                </w:rPr>
                <w:t>boolean</w:t>
              </w:r>
              <w:proofErr w:type="spellEnd"/>
            </w:ins>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jc w:val="both"/>
              <w:rPr>
                <w:ins w:id="398" w:author="Juan Carlos Romero" w:date="2019-05-08T17:32:00Z"/>
                <w:rFonts w:ascii="Georgia" w:eastAsia="Times New Roman" w:hAnsi="Georgia" w:cs="Times New Roman"/>
                <w:color w:val="373D49"/>
                <w:sz w:val="21"/>
                <w:szCs w:val="21"/>
                <w:lang w:eastAsia="es-ES"/>
              </w:rPr>
              <w:pPrChange w:id="399" w:author="Juan Carlos Romero" w:date="2019-05-08T17:32:00Z">
                <w:pPr>
                  <w:spacing w:after="100"/>
                  <w:jc w:val="both"/>
                </w:pPr>
              </w:pPrChange>
            </w:pPr>
            <w:ins w:id="400" w:author="Juan Carlos Romero" w:date="2019-05-08T17:32:00Z">
              <w:r>
                <w:rPr>
                  <w:rFonts w:ascii="Georgia" w:eastAsia="Times New Roman" w:hAnsi="Georgia" w:cs="Times New Roman"/>
                  <w:color w:val="373D49"/>
                  <w:sz w:val="21"/>
                  <w:szCs w:val="21"/>
                  <w:lang w:eastAsia="es-ES"/>
                </w:rPr>
                <w:t>false</w:t>
              </w:r>
            </w:ins>
          </w:p>
        </w:tc>
        <w:tc>
          <w:tcPr>
            <w:tcW w:w="3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0441" w:rsidRDefault="008C0441">
            <w:pPr>
              <w:jc w:val="both"/>
              <w:rPr>
                <w:ins w:id="401" w:author="Juan Carlos Romero" w:date="2019-05-08T17:32:00Z"/>
                <w:rFonts w:ascii="Georgia" w:eastAsia="Times New Roman" w:hAnsi="Georgia" w:cs="Times New Roman"/>
                <w:color w:val="373D49"/>
                <w:sz w:val="21"/>
                <w:szCs w:val="21"/>
                <w:lang w:eastAsia="es-ES"/>
              </w:rPr>
              <w:pPrChange w:id="402" w:author="Juan Carlos Romero" w:date="2019-05-08T17:32:00Z">
                <w:pPr>
                  <w:spacing w:after="100"/>
                  <w:jc w:val="both"/>
                </w:pPr>
              </w:pPrChange>
            </w:pPr>
            <w:ins w:id="403" w:author="Juan Carlos Romero" w:date="2019-05-08T17:32:00Z">
              <w:r>
                <w:rPr>
                  <w:rFonts w:ascii="Georgia" w:eastAsia="Times New Roman" w:hAnsi="Georgia" w:cs="Times New Roman"/>
                  <w:color w:val="373D49"/>
                  <w:sz w:val="21"/>
                  <w:szCs w:val="21"/>
                  <w:lang w:eastAsia="es-ES"/>
                </w:rPr>
                <w:t xml:space="preserve">Muestra el </w:t>
              </w:r>
              <w:proofErr w:type="spellStart"/>
              <w:r>
                <w:rPr>
                  <w:rFonts w:ascii="Georgia" w:eastAsia="Times New Roman" w:hAnsi="Georgia" w:cs="Times New Roman"/>
                  <w:color w:val="373D49"/>
                  <w:sz w:val="21"/>
                  <w:szCs w:val="21"/>
                  <w:lang w:eastAsia="es-ES"/>
                </w:rPr>
                <w:t>spinner</w:t>
              </w:r>
              <w:proofErr w:type="spellEnd"/>
              <w:r>
                <w:rPr>
                  <w:rFonts w:ascii="Georgia" w:eastAsia="Times New Roman" w:hAnsi="Georgia" w:cs="Times New Roman"/>
                  <w:color w:val="373D49"/>
                  <w:sz w:val="21"/>
                  <w:szCs w:val="21"/>
                  <w:lang w:eastAsia="es-ES"/>
                </w:rPr>
                <w:t xml:space="preserve"> en el botón elimin</w:t>
              </w:r>
              <w:r>
                <w:rPr>
                  <w:rFonts w:ascii="Georgia" w:eastAsia="Times New Roman" w:hAnsi="Georgia" w:cs="Times New Roman"/>
                  <w:color w:val="373D49"/>
                  <w:sz w:val="21"/>
                  <w:szCs w:val="21"/>
                  <w:lang w:eastAsia="es-ES"/>
                </w:rPr>
                <w:t>a</w:t>
              </w:r>
              <w:r>
                <w:rPr>
                  <w:rFonts w:ascii="Georgia" w:eastAsia="Times New Roman" w:hAnsi="Georgia" w:cs="Times New Roman"/>
                  <w:color w:val="373D49"/>
                  <w:sz w:val="21"/>
                  <w:szCs w:val="21"/>
                  <w:lang w:eastAsia="es-ES"/>
                </w:rPr>
                <w:t xml:space="preserve">do el icono.  Mientras está activo el </w:t>
              </w:r>
              <w:proofErr w:type="spellStart"/>
              <w:r>
                <w:rPr>
                  <w:rFonts w:ascii="Georgia" w:eastAsia="Times New Roman" w:hAnsi="Georgia" w:cs="Times New Roman"/>
                  <w:color w:val="373D49"/>
                  <w:sz w:val="21"/>
                  <w:szCs w:val="21"/>
                  <w:lang w:eastAsia="es-ES"/>
                </w:rPr>
                <w:t>spinner</w:t>
              </w:r>
              <w:proofErr w:type="spellEnd"/>
              <w:r>
                <w:rPr>
                  <w:rFonts w:ascii="Georgia" w:eastAsia="Times New Roman" w:hAnsi="Georgia" w:cs="Times New Roman"/>
                  <w:color w:val="373D49"/>
                  <w:sz w:val="21"/>
                  <w:szCs w:val="21"/>
                  <w:lang w:eastAsia="es-ES"/>
                </w:rPr>
                <w:t>, el bot</w:t>
              </w:r>
            </w:ins>
            <w:ins w:id="404" w:author="Juan Carlos Romero" w:date="2019-05-08T17:33:00Z">
              <w:r>
                <w:rPr>
                  <w:rFonts w:ascii="Georgia" w:eastAsia="Times New Roman" w:hAnsi="Georgia" w:cs="Times New Roman"/>
                  <w:color w:val="373D49"/>
                  <w:sz w:val="21"/>
                  <w:szCs w:val="21"/>
                  <w:lang w:eastAsia="es-ES"/>
                </w:rPr>
                <w:t>ón estará inactivo</w:t>
              </w:r>
            </w:ins>
          </w:p>
        </w:tc>
      </w:tr>
    </w:tbl>
    <w:p w:rsidR="00C00E8E" w:rsidRDefault="00C00E8E" w:rsidP="00C00E8E">
      <w:pPr>
        <w:pStyle w:val="Ttulo4"/>
        <w:rPr>
          <w:lang w:eastAsia="es-ES"/>
        </w:rPr>
      </w:pPr>
      <w:r>
        <w:rPr>
          <w:lang w:eastAsia="es-ES"/>
        </w:rPr>
        <w:t>Eventos</w:t>
      </w:r>
    </w:p>
    <w:tbl>
      <w:tblPr>
        <w:tblW w:w="8720" w:type="dxa"/>
        <w:tblCellMar>
          <w:left w:w="10" w:type="dxa"/>
          <w:right w:w="10" w:type="dxa"/>
        </w:tblCellMar>
        <w:tblLook w:val="04A0" w:firstRow="1" w:lastRow="0" w:firstColumn="1" w:lastColumn="0" w:noHBand="0" w:noVBand="1"/>
      </w:tblPr>
      <w:tblGrid>
        <w:gridCol w:w="1806"/>
        <w:gridCol w:w="991"/>
        <w:gridCol w:w="5923"/>
      </w:tblGrid>
      <w:tr w:rsidR="00C00E8E" w:rsidTr="00D02B1F">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Evento</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59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
        </w:tc>
      </w:tr>
      <w:tr w:rsidR="00C00E8E" w:rsidTr="00D02B1F">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clickButton</w:t>
            </w:r>
            <w:proofErr w:type="spellEnd"/>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click</w:t>
            </w:r>
            <w:proofErr w:type="spellEnd"/>
          </w:p>
        </w:tc>
        <w:tc>
          <w:tcPr>
            <w:tcW w:w="59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00E8E" w:rsidRDefault="00C00E8E" w:rsidP="00C00E8E">
            <w:pPr>
              <w:spacing w:after="100"/>
              <w:jc w:val="both"/>
            </w:pPr>
            <w:r>
              <w:rPr>
                <w:rFonts w:ascii="Georgia" w:eastAsia="Times New Roman" w:hAnsi="Georgia" w:cs="Times New Roman"/>
                <w:color w:val="373D49"/>
                <w:sz w:val="21"/>
                <w:szCs w:val="21"/>
                <w:lang w:eastAsia="es-ES"/>
              </w:rPr>
              <w:t>Evento que se lanza al pulsar sobre el botón</w:t>
            </w:r>
          </w:p>
        </w:tc>
      </w:tr>
    </w:tbl>
    <w:p w:rsidR="00D02B1F" w:rsidRDefault="00D02B1F" w:rsidP="00D02B1F">
      <w:pPr>
        <w:pStyle w:val="Ttulo3"/>
        <w:rPr>
          <w:lang w:eastAsia="es-ES"/>
        </w:rPr>
      </w:pPr>
      <w:bookmarkStart w:id="405" w:name="_Toc8230525"/>
      <w:proofErr w:type="spellStart"/>
      <w:r>
        <w:rPr>
          <w:lang w:eastAsia="es-ES"/>
        </w:rPr>
        <w:t>Tab</w:t>
      </w:r>
      <w:proofErr w:type="spellEnd"/>
      <w:r>
        <w:rPr>
          <w:lang w:eastAsia="es-ES"/>
        </w:rPr>
        <w:t xml:space="preserve"> </w:t>
      </w:r>
      <w:proofErr w:type="spellStart"/>
      <w:r>
        <w:rPr>
          <w:lang w:eastAsia="es-ES"/>
        </w:rPr>
        <w:t>Menu</w:t>
      </w:r>
      <w:bookmarkEnd w:id="405"/>
      <w:proofErr w:type="spellEnd"/>
    </w:p>
    <w:p w:rsidR="00D02B1F" w:rsidRDefault="00D02B1F" w:rsidP="00D02B1F">
      <w:pPr>
        <w:rPr>
          <w:ins w:id="406" w:author="Juan Carlos Romero" w:date="2019-05-02T10:23:00Z"/>
          <w:rFonts w:eastAsia="Times New Roman"/>
          <w:lang w:eastAsia="es-ES"/>
        </w:rPr>
      </w:pPr>
      <w:r>
        <w:rPr>
          <w:rFonts w:eastAsia="Times New Roman"/>
          <w:lang w:eastAsia="es-ES"/>
        </w:rPr>
        <w:t>Componente que genera un menú de pestañas de selección</w:t>
      </w:r>
      <w:ins w:id="407" w:author="Juan Carlos Romero" w:date="2019-05-02T10:14:00Z">
        <w:r w:rsidR="00F44938">
          <w:rPr>
            <w:rFonts w:eastAsia="Times New Roman"/>
            <w:lang w:eastAsia="es-ES"/>
          </w:rPr>
          <w:t xml:space="preserve"> y un contenedor para albergar el contenido de cada pestaña</w:t>
        </w:r>
      </w:ins>
      <w:ins w:id="408" w:author="Juan Carlos Romero" w:date="2019-05-02T10:16:00Z">
        <w:r w:rsidR="00EF313B">
          <w:rPr>
            <w:rFonts w:eastAsia="Times New Roman"/>
            <w:lang w:eastAsia="es-ES"/>
          </w:rPr>
          <w:t>.</w:t>
        </w:r>
      </w:ins>
      <w:del w:id="409" w:author="Juan Carlos Romero" w:date="2019-05-02T10:14:00Z">
        <w:r w:rsidDel="00F44938">
          <w:rPr>
            <w:rFonts w:eastAsia="Times New Roman"/>
            <w:lang w:eastAsia="es-ES"/>
          </w:rPr>
          <w:delText xml:space="preserve">. </w:delText>
        </w:r>
      </w:del>
    </w:p>
    <w:tbl>
      <w:tblPr>
        <w:tblStyle w:val="Tablaconcuadrcula"/>
        <w:tblW w:w="0" w:type="auto"/>
        <w:tblLook w:val="04A0" w:firstRow="1" w:lastRow="0" w:firstColumn="1" w:lastColumn="0" w:noHBand="0" w:noVBand="1"/>
      </w:tblPr>
      <w:tblGrid>
        <w:gridCol w:w="4496"/>
        <w:gridCol w:w="4507"/>
      </w:tblGrid>
      <w:tr w:rsidR="00EF313B" w:rsidTr="00EF313B">
        <w:trPr>
          <w:ins w:id="410" w:author="Juan Carlos Romero" w:date="2019-05-02T10:23:00Z"/>
        </w:trPr>
        <w:tc>
          <w:tcPr>
            <w:tcW w:w="4463" w:type="dxa"/>
          </w:tcPr>
          <w:p w:rsidR="00EF313B" w:rsidRDefault="00EF313B" w:rsidP="00D02B1F">
            <w:pPr>
              <w:rPr>
                <w:ins w:id="411" w:author="Juan Carlos Romero" w:date="2019-05-02T10:23:00Z"/>
                <w:rFonts w:eastAsia="Times New Roman"/>
                <w:lang w:eastAsia="es-ES"/>
              </w:rPr>
            </w:pPr>
            <w:ins w:id="412" w:author="Juan Carlos Romero" w:date="2019-05-02T10:23:00Z">
              <w:r w:rsidRPr="00F44938">
                <w:rPr>
                  <w:noProof/>
                  <w:lang w:eastAsia="es-ES"/>
                </w:rPr>
                <w:drawing>
                  <wp:inline distT="0" distB="0" distL="0" distR="0" wp14:anchorId="7F36123E" wp14:editId="5866CE22">
                    <wp:extent cx="2819831" cy="21536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509" cy="2153444"/>
                            </a:xfrm>
                            <a:prstGeom prst="rect">
                              <a:avLst/>
                            </a:prstGeom>
                          </pic:spPr>
                        </pic:pic>
                      </a:graphicData>
                    </a:graphic>
                  </wp:inline>
                </w:drawing>
              </w:r>
            </w:ins>
          </w:p>
        </w:tc>
        <w:tc>
          <w:tcPr>
            <w:tcW w:w="4464" w:type="dxa"/>
          </w:tcPr>
          <w:p w:rsidR="00EF313B" w:rsidRDefault="00EF313B" w:rsidP="00D02B1F">
            <w:pPr>
              <w:rPr>
                <w:ins w:id="413" w:author="Juan Carlos Romero" w:date="2019-05-02T10:23:00Z"/>
                <w:rFonts w:eastAsia="Times New Roman"/>
                <w:lang w:eastAsia="es-ES"/>
              </w:rPr>
            </w:pPr>
            <w:ins w:id="414" w:author="Juan Carlos Romero" w:date="2019-05-02T10:23:00Z">
              <w:r w:rsidRPr="00EF313B">
                <w:rPr>
                  <w:rFonts w:eastAsia="Times New Roman"/>
                  <w:noProof/>
                  <w:lang w:eastAsia="es-ES"/>
                </w:rPr>
                <w:drawing>
                  <wp:inline distT="0" distB="0" distL="0" distR="0" wp14:anchorId="7AFEC0B2" wp14:editId="1A335E68">
                    <wp:extent cx="2827368" cy="21553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0324" cy="2157624"/>
                            </a:xfrm>
                            <a:prstGeom prst="rect">
                              <a:avLst/>
                            </a:prstGeom>
                          </pic:spPr>
                        </pic:pic>
                      </a:graphicData>
                    </a:graphic>
                  </wp:inline>
                </w:drawing>
              </w:r>
            </w:ins>
          </w:p>
        </w:tc>
      </w:tr>
    </w:tbl>
    <w:p w:rsidR="00EF313B" w:rsidRDefault="00EF313B" w:rsidP="00D02B1F">
      <w:pPr>
        <w:rPr>
          <w:rFonts w:eastAsia="Times New Roman"/>
          <w:lang w:eastAsia="es-ES"/>
        </w:rPr>
      </w:pPr>
    </w:p>
    <w:p w:rsidR="00D02B1F" w:rsidRDefault="00EF313B" w:rsidP="00D02B1F">
      <w:pPr>
        <w:shd w:val="clear" w:color="auto" w:fill="FFFFFF"/>
        <w:spacing w:after="100"/>
        <w:jc w:val="center"/>
      </w:pPr>
      <w:ins w:id="415" w:author="Juan Carlos Romero" w:date="2019-05-02T10:23:00Z">
        <w:r w:rsidRPr="00EF313B">
          <w:rPr>
            <w:noProof/>
            <w:lang w:eastAsia="es-ES"/>
          </w:rPr>
          <w:lastRenderedPageBreak/>
          <w:t xml:space="preserve"> </w:t>
        </w:r>
        <w:r w:rsidRPr="00EF313B" w:rsidDel="00F44938">
          <w:t xml:space="preserve"> </w:t>
        </w:r>
      </w:ins>
      <w:del w:id="416" w:author="Juan Carlos Romero" w:date="2019-05-02T10:14:00Z">
        <w:r w:rsidR="00D02B1F" w:rsidDel="00F44938">
          <w:rPr>
            <w:noProof/>
            <w:lang w:eastAsia="es-ES"/>
          </w:rPr>
          <w:drawing>
            <wp:inline distT="0" distB="0" distL="0" distR="0" wp14:anchorId="3FB98B6E" wp14:editId="4C26D805">
              <wp:extent cx="2196193" cy="3103316"/>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5504" cy="3102342"/>
                      </a:xfrm>
                      <a:prstGeom prst="rect">
                        <a:avLst/>
                      </a:prstGeom>
                    </pic:spPr>
                  </pic:pic>
                </a:graphicData>
              </a:graphic>
            </wp:inline>
          </w:drawing>
        </w:r>
      </w:del>
    </w:p>
    <w:p w:rsidR="00D02B1F" w:rsidRDefault="00D02B1F" w:rsidP="00D02B1F">
      <w:pPr>
        <w:pStyle w:val="Ttulo4"/>
        <w:rPr>
          <w:lang w:eastAsia="es-ES"/>
        </w:rPr>
      </w:pPr>
      <w:r>
        <w:rPr>
          <w:lang w:eastAsia="es-ES"/>
        </w:rPr>
        <w:t>Uso</w:t>
      </w:r>
    </w:p>
    <w:p w:rsidR="00F44938" w:rsidRDefault="00F44938">
      <w:pPr>
        <w:pStyle w:val="Cdigo"/>
        <w:rPr>
          <w:ins w:id="417" w:author="Juan Carlos Romero" w:date="2019-05-02T10:17:00Z"/>
          <w:color w:val="BBBBBB"/>
        </w:rPr>
        <w:pPrChange w:id="418" w:author="Juan Carlos Romero" w:date="2019-05-02T10:17:00Z">
          <w:pPr>
            <w:shd w:val="clear" w:color="auto" w:fill="282C34"/>
            <w:spacing w:line="285" w:lineRule="atLeast"/>
          </w:pPr>
        </w:pPrChange>
      </w:pPr>
      <w:ins w:id="419" w:author="Juan Carlos Romero" w:date="2019-05-02T10:17:00Z">
        <w:r>
          <w:rPr>
            <w:color w:val="ABB2BF"/>
          </w:rPr>
          <w:t>&lt;</w:t>
        </w:r>
        <w:proofErr w:type="spellStart"/>
        <w:r>
          <w:rPr>
            <w:color w:val="E06C75"/>
          </w:rPr>
          <w:t>the-tab-menu</w:t>
        </w:r>
        <w:proofErr w:type="spellEnd"/>
        <w:r>
          <w:rPr>
            <w:color w:val="ABB2BF"/>
          </w:rPr>
          <w:t xml:space="preserve"> </w:t>
        </w:r>
        <w:r>
          <w:t>[</w:t>
        </w:r>
        <w:proofErr w:type="spellStart"/>
        <w:r>
          <w:t>items</w:t>
        </w:r>
        <w:proofErr w:type="spellEnd"/>
        <w:r>
          <w:t>]</w:t>
        </w:r>
        <w:r>
          <w:rPr>
            <w:color w:val="ABB2BF"/>
          </w:rPr>
          <w:t>=</w:t>
        </w:r>
        <w:r>
          <w:rPr>
            <w:color w:val="98C379"/>
          </w:rPr>
          <w:t>"</w:t>
        </w:r>
        <w:proofErr w:type="spellStart"/>
        <w:r>
          <w:rPr>
            <w:color w:val="98C379"/>
          </w:rPr>
          <w:t>tabs</w:t>
        </w:r>
        <w:proofErr w:type="spellEnd"/>
        <w:r>
          <w:rPr>
            <w:color w:val="98C379"/>
          </w:rPr>
          <w:t>"</w:t>
        </w:r>
        <w:r>
          <w:rPr>
            <w:color w:val="ABB2BF"/>
          </w:rPr>
          <w:t xml:space="preserve"> </w:t>
        </w:r>
        <w:r>
          <w:t>[</w:t>
        </w:r>
        <w:proofErr w:type="spellStart"/>
        <w:r>
          <w:t>activeItem</w:t>
        </w:r>
        <w:proofErr w:type="spellEnd"/>
        <w:r>
          <w:t>]</w:t>
        </w:r>
        <w:r>
          <w:rPr>
            <w:color w:val="ABB2BF"/>
          </w:rPr>
          <w:t>=</w:t>
        </w:r>
        <w:r>
          <w:rPr>
            <w:color w:val="98C379"/>
          </w:rPr>
          <w:t>"</w:t>
        </w:r>
        <w:proofErr w:type="spellStart"/>
        <w:r>
          <w:rPr>
            <w:color w:val="98C379"/>
          </w:rPr>
          <w:t>activeTab</w:t>
        </w:r>
        <w:proofErr w:type="spellEnd"/>
        <w:r>
          <w:rPr>
            <w:color w:val="98C379"/>
          </w:rPr>
          <w:t>"</w:t>
        </w:r>
        <w:r>
          <w:rPr>
            <w:color w:val="ABB2BF"/>
          </w:rPr>
          <w:t xml:space="preserve"> </w:t>
        </w:r>
        <w:proofErr w:type="spellStart"/>
        <w:r>
          <w:t>styleClass</w:t>
        </w:r>
        <w:proofErr w:type="spellEnd"/>
        <w:r>
          <w:rPr>
            <w:color w:val="ABB2BF"/>
          </w:rPr>
          <w:t>=</w:t>
        </w:r>
        <w:r>
          <w:rPr>
            <w:color w:val="98C379"/>
          </w:rPr>
          <w:t>'</w:t>
        </w:r>
        <w:proofErr w:type="spellStart"/>
        <w:r>
          <w:rPr>
            <w:color w:val="98C379"/>
          </w:rPr>
          <w:t>secondary</w:t>
        </w:r>
        <w:proofErr w:type="spellEnd"/>
        <w:r>
          <w:rPr>
            <w:color w:val="98C379"/>
          </w:rPr>
          <w:t>'</w:t>
        </w:r>
        <w:r>
          <w:rPr>
            <w:color w:val="ABB2BF"/>
          </w:rPr>
          <w:t>&gt;</w:t>
        </w:r>
      </w:ins>
    </w:p>
    <w:p w:rsidR="00F44938" w:rsidRDefault="00F44938">
      <w:pPr>
        <w:pStyle w:val="Cdigo"/>
        <w:rPr>
          <w:ins w:id="420" w:author="Juan Carlos Romero" w:date="2019-05-02T10:17:00Z"/>
          <w:color w:val="BBBBBB"/>
        </w:rPr>
        <w:pPrChange w:id="421" w:author="Juan Carlos Romero" w:date="2019-05-02T10:17:00Z">
          <w:pPr>
            <w:shd w:val="clear" w:color="auto" w:fill="282C34"/>
            <w:spacing w:line="285" w:lineRule="atLeast"/>
          </w:pPr>
        </w:pPrChange>
      </w:pPr>
      <w:ins w:id="422" w:author="Juan Carlos Romero" w:date="2019-05-02T10:17:00Z">
        <w:r>
          <w:rPr>
            <w:color w:val="BBBBBB"/>
          </w:rPr>
          <w:t xml:space="preserve">  </w:t>
        </w:r>
        <w:r>
          <w:rPr>
            <w:color w:val="ABB2BF"/>
          </w:rPr>
          <w:t>&lt;</w:t>
        </w:r>
        <w:proofErr w:type="gramStart"/>
        <w:r>
          <w:rPr>
            <w:color w:val="E06C75"/>
          </w:rPr>
          <w:t>div</w:t>
        </w:r>
        <w:proofErr w:type="gramEnd"/>
        <w:r>
          <w:rPr>
            <w:color w:val="ABB2BF"/>
          </w:rPr>
          <w:t xml:space="preserve"> </w:t>
        </w:r>
        <w:proofErr w:type="spellStart"/>
        <w:r>
          <w:t>tabs-content</w:t>
        </w:r>
        <w:proofErr w:type="spellEnd"/>
        <w:r>
          <w:rPr>
            <w:color w:val="ABB2BF"/>
          </w:rPr>
          <w:t>&gt;</w:t>
        </w:r>
      </w:ins>
    </w:p>
    <w:p w:rsidR="00F44938" w:rsidRDefault="00F44938">
      <w:pPr>
        <w:pStyle w:val="Cdigo"/>
        <w:rPr>
          <w:ins w:id="423" w:author="Juan Carlos Romero" w:date="2019-05-02T10:17:00Z"/>
          <w:color w:val="BBBBBB"/>
        </w:rPr>
        <w:pPrChange w:id="424" w:author="Juan Carlos Romero" w:date="2019-05-02T10:17:00Z">
          <w:pPr>
            <w:shd w:val="clear" w:color="auto" w:fill="282C34"/>
            <w:spacing w:line="285" w:lineRule="atLeast"/>
          </w:pPr>
        </w:pPrChange>
      </w:pPr>
      <w:ins w:id="425" w:author="Juan Carlos Romero" w:date="2019-05-02T10:17:00Z">
        <w:r>
          <w:rPr>
            <w:color w:val="BBBBBB"/>
          </w:rPr>
          <w:t xml:space="preserve">    </w:t>
        </w:r>
        <w:r>
          <w:rPr>
            <w:color w:val="ABB2BF"/>
          </w:rPr>
          <w:t>&lt;</w:t>
        </w:r>
        <w:proofErr w:type="spellStart"/>
        <w:r>
          <w:rPr>
            <w:color w:val="E06C75"/>
          </w:rPr>
          <w:t>cot-wms-loader</w:t>
        </w:r>
        <w:proofErr w:type="spellEnd"/>
        <w:r>
          <w:rPr>
            <w:color w:val="ABB2BF"/>
          </w:rPr>
          <w:t xml:space="preserve"> </w:t>
        </w:r>
        <w:r>
          <w:t>*</w:t>
        </w:r>
        <w:proofErr w:type="spellStart"/>
        <w:r>
          <w:t>ngIf</w:t>
        </w:r>
        <w:proofErr w:type="spellEnd"/>
        <w:r>
          <w:rPr>
            <w:color w:val="ABB2BF"/>
          </w:rPr>
          <w:t>=</w:t>
        </w:r>
        <w:r>
          <w:rPr>
            <w:color w:val="98C379"/>
          </w:rPr>
          <w:t>"activeTab.id == 'externas'"</w:t>
        </w:r>
        <w:r>
          <w:rPr>
            <w:color w:val="ABB2BF"/>
          </w:rPr>
          <w:t>&gt;&lt;/</w:t>
        </w:r>
        <w:proofErr w:type="spellStart"/>
        <w:r>
          <w:rPr>
            <w:color w:val="E06C75"/>
          </w:rPr>
          <w:t>cot-wms-loader</w:t>
        </w:r>
        <w:proofErr w:type="spellEnd"/>
        <w:r>
          <w:rPr>
            <w:color w:val="ABB2BF"/>
          </w:rPr>
          <w:t>&gt;</w:t>
        </w:r>
      </w:ins>
    </w:p>
    <w:p w:rsidR="00F44938" w:rsidRDefault="00F44938">
      <w:pPr>
        <w:pStyle w:val="Cdigo"/>
        <w:rPr>
          <w:ins w:id="426" w:author="Juan Carlos Romero" w:date="2019-05-02T10:17:00Z"/>
          <w:color w:val="BBBBBB"/>
        </w:rPr>
        <w:pPrChange w:id="427" w:author="Juan Carlos Romero" w:date="2019-05-02T10:17:00Z">
          <w:pPr>
            <w:shd w:val="clear" w:color="auto" w:fill="282C34"/>
            <w:spacing w:line="285" w:lineRule="atLeast"/>
          </w:pPr>
        </w:pPrChange>
      </w:pPr>
      <w:ins w:id="428" w:author="Juan Carlos Romero" w:date="2019-05-02T10:17:00Z">
        <w:r>
          <w:rPr>
            <w:color w:val="BBBBBB"/>
          </w:rPr>
          <w:t xml:space="preserve">    </w:t>
        </w:r>
        <w:r>
          <w:rPr>
            <w:color w:val="ABB2BF"/>
          </w:rPr>
          <w:t>&lt;</w:t>
        </w:r>
        <w:proofErr w:type="spellStart"/>
        <w:r>
          <w:rPr>
            <w:color w:val="E06C75"/>
          </w:rPr>
          <w:t>cot</w:t>
        </w:r>
        <w:proofErr w:type="spellEnd"/>
        <w:r>
          <w:rPr>
            <w:color w:val="E06C75"/>
          </w:rPr>
          <w:t>-local-</w:t>
        </w:r>
        <w:proofErr w:type="spellStart"/>
        <w:r>
          <w:rPr>
            <w:color w:val="E06C75"/>
          </w:rPr>
          <w:t>layer</w:t>
        </w:r>
        <w:proofErr w:type="spellEnd"/>
        <w:r>
          <w:rPr>
            <w:color w:val="E06C75"/>
          </w:rPr>
          <w:t>-</w:t>
        </w:r>
        <w:proofErr w:type="spellStart"/>
        <w:r>
          <w:rPr>
            <w:color w:val="E06C75"/>
          </w:rPr>
          <w:t>loader</w:t>
        </w:r>
        <w:proofErr w:type="spellEnd"/>
        <w:r>
          <w:rPr>
            <w:color w:val="ABB2BF"/>
          </w:rPr>
          <w:t xml:space="preserve"> </w:t>
        </w:r>
        <w:r>
          <w:t>*</w:t>
        </w:r>
        <w:proofErr w:type="spellStart"/>
        <w:r>
          <w:t>ngIf</w:t>
        </w:r>
        <w:proofErr w:type="spellEnd"/>
        <w:r>
          <w:rPr>
            <w:color w:val="ABB2BF"/>
          </w:rPr>
          <w:t>=</w:t>
        </w:r>
        <w:r>
          <w:rPr>
            <w:color w:val="98C379"/>
          </w:rPr>
          <w:t>"activeTab.id == 'locales'"</w:t>
        </w:r>
        <w:r>
          <w:rPr>
            <w:color w:val="ABB2BF"/>
          </w:rPr>
          <w:t>&gt;&lt;/</w:t>
        </w:r>
        <w:proofErr w:type="spellStart"/>
        <w:r>
          <w:rPr>
            <w:color w:val="E06C75"/>
          </w:rPr>
          <w:t>cot</w:t>
        </w:r>
        <w:proofErr w:type="spellEnd"/>
        <w:r>
          <w:rPr>
            <w:color w:val="E06C75"/>
          </w:rPr>
          <w:t>-local-</w:t>
        </w:r>
        <w:proofErr w:type="spellStart"/>
        <w:r>
          <w:rPr>
            <w:color w:val="E06C75"/>
          </w:rPr>
          <w:t>layer</w:t>
        </w:r>
        <w:proofErr w:type="spellEnd"/>
        <w:r>
          <w:rPr>
            <w:color w:val="E06C75"/>
          </w:rPr>
          <w:t>-</w:t>
        </w:r>
        <w:proofErr w:type="spellStart"/>
        <w:r>
          <w:rPr>
            <w:color w:val="E06C75"/>
          </w:rPr>
          <w:t>loader</w:t>
        </w:r>
        <w:proofErr w:type="spellEnd"/>
        <w:r>
          <w:rPr>
            <w:color w:val="ABB2BF"/>
          </w:rPr>
          <w:t>&gt;</w:t>
        </w:r>
      </w:ins>
    </w:p>
    <w:p w:rsidR="00F44938" w:rsidRDefault="00F44938">
      <w:pPr>
        <w:pStyle w:val="Cdigo"/>
        <w:rPr>
          <w:ins w:id="429" w:author="Juan Carlos Romero" w:date="2019-05-02T10:17:00Z"/>
          <w:color w:val="BBBBBB"/>
        </w:rPr>
        <w:pPrChange w:id="430" w:author="Juan Carlos Romero" w:date="2019-05-02T10:17:00Z">
          <w:pPr>
            <w:shd w:val="clear" w:color="auto" w:fill="282C34"/>
            <w:spacing w:line="285" w:lineRule="atLeast"/>
          </w:pPr>
        </w:pPrChange>
      </w:pPr>
      <w:ins w:id="431" w:author="Juan Carlos Romero" w:date="2019-05-02T10:17:00Z">
        <w:r>
          <w:rPr>
            <w:color w:val="BBBBBB"/>
          </w:rPr>
          <w:t xml:space="preserve">  </w:t>
        </w:r>
        <w:r>
          <w:rPr>
            <w:color w:val="ABB2BF"/>
          </w:rPr>
          <w:t>&lt;/</w:t>
        </w:r>
        <w:proofErr w:type="gramStart"/>
        <w:r>
          <w:rPr>
            <w:color w:val="E06C75"/>
          </w:rPr>
          <w:t>div</w:t>
        </w:r>
        <w:proofErr w:type="gramEnd"/>
        <w:r>
          <w:rPr>
            <w:color w:val="ABB2BF"/>
          </w:rPr>
          <w:t>&gt;</w:t>
        </w:r>
      </w:ins>
    </w:p>
    <w:p w:rsidR="00D02B1F" w:rsidRPr="00F44938" w:rsidDel="00F44938" w:rsidRDefault="00F44938">
      <w:pPr>
        <w:pStyle w:val="Cdigo"/>
        <w:rPr>
          <w:del w:id="432" w:author="Juan Carlos Romero" w:date="2019-05-02T10:17:00Z"/>
          <w:rFonts w:eastAsiaTheme="minorEastAsia" w:cstheme="minorBidi"/>
          <w:color w:val="BBBBBB"/>
          <w:lang w:eastAsia="en-US"/>
          <w:rPrChange w:id="433" w:author="Juan Carlos Romero" w:date="2019-05-02T10:17:00Z">
            <w:rPr>
              <w:del w:id="434" w:author="Juan Carlos Romero" w:date="2019-05-02T10:17:00Z"/>
              <w:rFonts w:ascii="Consolas" w:eastAsia="Times New Roman" w:hAnsi="Consolas" w:cs="Times New Roman"/>
              <w:color w:val="F8F8F2"/>
              <w:sz w:val="21"/>
              <w:szCs w:val="21"/>
              <w:lang w:eastAsia="es-ES"/>
            </w:rPr>
          </w:rPrChange>
        </w:rPr>
        <w:pPrChange w:id="435" w:author="Juan Carlos Romero" w:date="2019-05-02T10:17:00Z">
          <w:pPr>
            <w:shd w:val="clear" w:color="auto" w:fill="272822"/>
            <w:spacing w:after="0" w:line="285" w:lineRule="atLeast"/>
          </w:pPr>
        </w:pPrChange>
      </w:pPr>
      <w:ins w:id="436" w:author="Juan Carlos Romero" w:date="2019-05-02T10:17:00Z">
        <w:r>
          <w:rPr>
            <w:color w:val="ABB2BF"/>
          </w:rPr>
          <w:t>&lt;/</w:t>
        </w:r>
        <w:proofErr w:type="spellStart"/>
        <w:proofErr w:type="gramStart"/>
        <w:r>
          <w:rPr>
            <w:color w:val="E06C75"/>
          </w:rPr>
          <w:t>the-tab-menu</w:t>
        </w:r>
        <w:proofErr w:type="spellEnd"/>
        <w:proofErr w:type="gramEnd"/>
        <w:r>
          <w:rPr>
            <w:color w:val="ABB2BF"/>
          </w:rPr>
          <w:t>&gt;</w:t>
        </w:r>
      </w:ins>
      <w:del w:id="437" w:author="Juan Carlos Romero" w:date="2019-05-02T10:17:00Z">
        <w:r w:rsidR="00D02B1F" w:rsidRPr="00D02B1F" w:rsidDel="00F44938">
          <w:rPr>
            <w:color w:val="F8F8F2"/>
          </w:rPr>
          <w:delText xml:space="preserve">  &lt;</w:delText>
        </w:r>
        <w:r w:rsidR="00D02B1F" w:rsidRPr="00D02B1F" w:rsidDel="00F44938">
          <w:rPr>
            <w:color w:val="F92672"/>
          </w:rPr>
          <w:delText>the-tab-menu</w:delText>
        </w:r>
        <w:r w:rsidR="00D02B1F" w:rsidRPr="00D02B1F" w:rsidDel="00F44938">
          <w:rPr>
            <w:color w:val="F8F8F2"/>
          </w:rPr>
          <w:delText xml:space="preserve"> </w:delText>
        </w:r>
        <w:r w:rsidR="00D02B1F" w:rsidRPr="00D02B1F" w:rsidDel="00F44938">
          <w:rPr>
            <w:color w:val="A6E22E"/>
          </w:rPr>
          <w:delText>[items]</w:delText>
        </w:r>
        <w:r w:rsidR="00D02B1F" w:rsidRPr="00D02B1F" w:rsidDel="00F44938">
          <w:rPr>
            <w:color w:val="F8F8F2"/>
          </w:rPr>
          <w:delText>=</w:delText>
        </w:r>
        <w:r w:rsidR="00D02B1F" w:rsidRPr="00D02B1F" w:rsidDel="00F44938">
          <w:rPr>
            <w:color w:val="E6DB74"/>
          </w:rPr>
          <w:delText>"tabs"</w:delText>
        </w:r>
        <w:r w:rsidR="00D02B1F" w:rsidRPr="00D02B1F" w:rsidDel="00F44938">
          <w:rPr>
            <w:color w:val="F8F8F2"/>
          </w:rPr>
          <w:delText xml:space="preserve"> </w:delText>
        </w:r>
        <w:r w:rsidR="00D02B1F" w:rsidRPr="00D02B1F" w:rsidDel="00F44938">
          <w:rPr>
            <w:color w:val="A6E22E"/>
          </w:rPr>
          <w:delText>[activeItem]</w:delText>
        </w:r>
        <w:r w:rsidR="00D02B1F" w:rsidRPr="00D02B1F" w:rsidDel="00F44938">
          <w:rPr>
            <w:color w:val="F8F8F2"/>
          </w:rPr>
          <w:delText>=</w:delText>
        </w:r>
        <w:r w:rsidR="00D02B1F" w:rsidRPr="00D02B1F" w:rsidDel="00F44938">
          <w:rPr>
            <w:color w:val="E6DB74"/>
          </w:rPr>
          <w:delText>"activeTab"</w:delText>
        </w:r>
        <w:r w:rsidR="00D02B1F" w:rsidRPr="00D02B1F" w:rsidDel="00F44938">
          <w:rPr>
            <w:color w:val="F8F8F2"/>
          </w:rPr>
          <w:delText>&gt;&lt;/</w:delText>
        </w:r>
        <w:r w:rsidR="00D02B1F" w:rsidRPr="00D02B1F" w:rsidDel="00F44938">
          <w:rPr>
            <w:color w:val="F92672"/>
          </w:rPr>
          <w:delText>the-tab-menu</w:delText>
        </w:r>
        <w:r w:rsidR="00D02B1F" w:rsidRPr="00D02B1F" w:rsidDel="00F44938">
          <w:rPr>
            <w:color w:val="F8F8F2"/>
          </w:rPr>
          <w:delText>&gt;</w:delText>
        </w:r>
      </w:del>
    </w:p>
    <w:p w:rsidR="00D02B1F" w:rsidRPr="00D02B1F" w:rsidRDefault="00D02B1F">
      <w:pPr>
        <w:pStyle w:val="Cdigo"/>
        <w:rPr>
          <w:color w:val="F8F8F2"/>
        </w:rPr>
        <w:pPrChange w:id="438" w:author="Juan Carlos Romero" w:date="2019-05-02T10:17:00Z">
          <w:pPr>
            <w:shd w:val="clear" w:color="auto" w:fill="272822"/>
            <w:spacing w:after="0" w:line="285" w:lineRule="atLeast"/>
          </w:pPr>
        </w:pPrChange>
      </w:pPr>
    </w:p>
    <w:p w:rsidR="00D02B1F" w:rsidRDefault="00D02B1F" w:rsidP="00D02B1F">
      <w:pPr>
        <w:pStyle w:val="Ttulo4"/>
        <w:rPr>
          <w:lang w:eastAsia="es-ES"/>
        </w:rPr>
      </w:pPr>
      <w:r>
        <w:rPr>
          <w:lang w:eastAsia="es-ES"/>
        </w:rPr>
        <w:t>Parámetros</w:t>
      </w:r>
    </w:p>
    <w:tbl>
      <w:tblPr>
        <w:tblW w:w="8720" w:type="dxa"/>
        <w:tblCellMar>
          <w:left w:w="10" w:type="dxa"/>
          <w:right w:w="10" w:type="dxa"/>
        </w:tblCellMar>
        <w:tblLook w:val="04A0" w:firstRow="1" w:lastRow="0" w:firstColumn="1" w:lastColumn="0" w:noHBand="0" w:noVBand="1"/>
      </w:tblPr>
      <w:tblGrid>
        <w:gridCol w:w="1756"/>
        <w:gridCol w:w="1356"/>
        <w:gridCol w:w="1891"/>
        <w:gridCol w:w="3717"/>
      </w:tblGrid>
      <w:tr w:rsidR="00D02B1F" w:rsidTr="0034376D">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D02B1F" w:rsidP="00D94CF2">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D02B1F" w:rsidP="00D94CF2">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D02B1F" w:rsidP="00D94CF2">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D02B1F" w:rsidP="00D94CF2">
            <w:pPr>
              <w:spacing w:after="100"/>
              <w:jc w:val="both"/>
              <w:rPr>
                <w:rFonts w:ascii="Georgia" w:eastAsia="Times New Roman" w:hAnsi="Georgia" w:cs="Times New Roman"/>
                <w:color w:val="373D49"/>
                <w:sz w:val="21"/>
                <w:szCs w:val="21"/>
                <w:lang w:eastAsia="es-ES"/>
              </w:rPr>
            </w:pPr>
          </w:p>
        </w:tc>
      </w:tr>
      <w:tr w:rsidR="00D02B1F" w:rsidTr="0034376D">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34376D" w:rsidP="00D94CF2">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items</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34376D" w:rsidP="00D94CF2">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MenuItem</w:t>
            </w:r>
            <w:proofErr w:type="spellEnd"/>
            <w:r>
              <w:rPr>
                <w:rFonts w:ascii="Georgia" w:eastAsia="Times New Roman" w:hAnsi="Georgia" w:cs="Times New Roman"/>
                <w:color w:val="373D49"/>
                <w:sz w:val="21"/>
                <w:szCs w:val="21"/>
                <w:lang w:eastAsia="es-ES"/>
              </w:rPr>
              <w:t>[]</w:t>
            </w:r>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FA0C53" w:rsidP="00D94CF2">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FA0C53" w:rsidP="00D94CF2">
            <w:pPr>
              <w:spacing w:after="100"/>
              <w:jc w:val="both"/>
            </w:pPr>
            <w:proofErr w:type="spellStart"/>
            <w:r>
              <w:rPr>
                <w:rFonts w:ascii="Georgia" w:eastAsia="Times New Roman" w:hAnsi="Georgia" w:cs="Times New Roman"/>
                <w:color w:val="373D49"/>
                <w:sz w:val="21"/>
                <w:szCs w:val="21"/>
                <w:lang w:eastAsia="es-ES"/>
              </w:rPr>
              <w:t>Array</w:t>
            </w:r>
            <w:proofErr w:type="spellEnd"/>
            <w:r>
              <w:rPr>
                <w:rFonts w:ascii="Georgia" w:eastAsia="Times New Roman" w:hAnsi="Georgia" w:cs="Times New Roman"/>
                <w:color w:val="373D49"/>
                <w:sz w:val="21"/>
                <w:szCs w:val="21"/>
                <w:lang w:eastAsia="es-ES"/>
              </w:rPr>
              <w:t xml:space="preserve"> con los objetos </w:t>
            </w:r>
            <w:proofErr w:type="spellStart"/>
            <w:r>
              <w:rPr>
                <w:rFonts w:ascii="Georgia" w:eastAsia="Times New Roman" w:hAnsi="Georgia" w:cs="Times New Roman"/>
                <w:color w:val="373D49"/>
                <w:sz w:val="21"/>
                <w:szCs w:val="21"/>
                <w:lang w:eastAsia="es-ES"/>
              </w:rPr>
              <w:t>MenuItem</w:t>
            </w:r>
            <w:proofErr w:type="spellEnd"/>
            <w:r>
              <w:rPr>
                <w:rFonts w:ascii="Georgia" w:eastAsia="Times New Roman" w:hAnsi="Georgia" w:cs="Times New Roman"/>
                <w:color w:val="373D49"/>
                <w:sz w:val="21"/>
                <w:szCs w:val="21"/>
                <w:lang w:eastAsia="es-ES"/>
              </w:rPr>
              <w:t xml:space="preserve"> que formarán cada una de las pestañas</w:t>
            </w:r>
          </w:p>
        </w:tc>
      </w:tr>
      <w:tr w:rsidR="00D02B1F" w:rsidTr="0034376D">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34376D" w:rsidP="00D94CF2">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activeItem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34376D" w:rsidP="00D94CF2">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MenuItem</w:t>
            </w:r>
            <w:proofErr w:type="spellEnd"/>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D02B1F" w:rsidP="00D94CF2">
            <w:pPr>
              <w:spacing w:after="100"/>
              <w:jc w:val="both"/>
              <w:rPr>
                <w:rFonts w:ascii="Georgia" w:eastAsia="Times New Roman" w:hAnsi="Georgia" w:cs="Times New Roman"/>
                <w:color w:val="373D49"/>
                <w:sz w:val="21"/>
                <w:szCs w:val="21"/>
                <w:lang w:eastAsia="es-ES"/>
              </w:rPr>
            </w:pPr>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02B1F" w:rsidRDefault="00FA0C53" w:rsidP="00FA0C53">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La pestaña activa</w:t>
            </w:r>
          </w:p>
        </w:tc>
      </w:tr>
      <w:tr w:rsidR="00F44938" w:rsidTr="0034376D">
        <w:trPr>
          <w:ins w:id="439" w:author="Juan Carlos Romero" w:date="2019-05-02T10:15:00Z"/>
        </w:trPr>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44938" w:rsidRDefault="00F44938" w:rsidP="00D94CF2">
            <w:pPr>
              <w:spacing w:after="100"/>
              <w:jc w:val="both"/>
              <w:rPr>
                <w:ins w:id="440" w:author="Juan Carlos Romero" w:date="2019-05-02T10:15:00Z"/>
                <w:rFonts w:ascii="Georgia" w:eastAsia="Times New Roman" w:hAnsi="Georgia" w:cs="Times New Roman"/>
                <w:color w:val="373D49"/>
                <w:sz w:val="21"/>
                <w:szCs w:val="21"/>
                <w:lang w:eastAsia="es-ES"/>
              </w:rPr>
            </w:pPr>
            <w:proofErr w:type="spellStart"/>
            <w:ins w:id="441" w:author="Juan Carlos Romero" w:date="2019-05-02T10:15:00Z">
              <w:r w:rsidRPr="00F44938">
                <w:rPr>
                  <w:rFonts w:ascii="Georgia" w:eastAsia="Times New Roman" w:hAnsi="Georgia" w:cs="Times New Roman"/>
                  <w:color w:val="373D49"/>
                  <w:sz w:val="21"/>
                  <w:szCs w:val="21"/>
                  <w:lang w:eastAsia="es-ES"/>
                </w:rPr>
                <w:t>styleClass</w:t>
              </w:r>
              <w:proofErr w:type="spellEnd"/>
            </w:ins>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44938" w:rsidRDefault="00F44938" w:rsidP="00D94CF2">
            <w:pPr>
              <w:spacing w:after="100"/>
              <w:jc w:val="both"/>
              <w:rPr>
                <w:ins w:id="442" w:author="Juan Carlos Romero" w:date="2019-05-02T10:15:00Z"/>
                <w:rFonts w:ascii="Georgia" w:eastAsia="Times New Roman" w:hAnsi="Georgia" w:cs="Times New Roman"/>
                <w:color w:val="373D49"/>
                <w:sz w:val="21"/>
                <w:szCs w:val="21"/>
                <w:lang w:eastAsia="es-ES"/>
              </w:rPr>
            </w:pPr>
            <w:proofErr w:type="spellStart"/>
            <w:ins w:id="443" w:author="Juan Carlos Romero" w:date="2019-05-02T10:15:00Z">
              <w:r>
                <w:rPr>
                  <w:rFonts w:ascii="Georgia" w:eastAsia="Times New Roman" w:hAnsi="Georgia" w:cs="Times New Roman"/>
                  <w:color w:val="373D49"/>
                  <w:sz w:val="21"/>
                  <w:szCs w:val="21"/>
                  <w:lang w:eastAsia="es-ES"/>
                </w:rPr>
                <w:t>string</w:t>
              </w:r>
              <w:proofErr w:type="spellEnd"/>
            </w:ins>
          </w:p>
        </w:tc>
        <w:tc>
          <w:tcPr>
            <w:tcW w:w="18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44938" w:rsidRDefault="00F44938" w:rsidP="00D94CF2">
            <w:pPr>
              <w:spacing w:after="100"/>
              <w:jc w:val="both"/>
              <w:rPr>
                <w:ins w:id="444" w:author="Juan Carlos Romero" w:date="2019-05-02T10:15:00Z"/>
                <w:rFonts w:ascii="Georgia" w:eastAsia="Times New Roman" w:hAnsi="Georgia" w:cs="Times New Roman"/>
                <w:color w:val="373D49"/>
                <w:sz w:val="21"/>
                <w:szCs w:val="21"/>
                <w:lang w:eastAsia="es-ES"/>
              </w:rPr>
            </w:pPr>
            <w:proofErr w:type="spellStart"/>
            <w:ins w:id="445" w:author="Juan Carlos Romero" w:date="2019-05-02T10:15:00Z">
              <w:r>
                <w:rPr>
                  <w:rFonts w:ascii="Georgia" w:eastAsia="Times New Roman" w:hAnsi="Georgia" w:cs="Times New Roman"/>
                  <w:color w:val="373D49"/>
                  <w:sz w:val="21"/>
                  <w:szCs w:val="21"/>
                  <w:lang w:eastAsia="es-ES"/>
                </w:rPr>
                <w:t>primary</w:t>
              </w:r>
              <w:proofErr w:type="spellEnd"/>
            </w:ins>
          </w:p>
        </w:tc>
        <w:tc>
          <w:tcPr>
            <w:tcW w:w="37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44938" w:rsidRDefault="00F44938" w:rsidP="00FA0C53">
            <w:pPr>
              <w:spacing w:after="100"/>
              <w:jc w:val="both"/>
              <w:rPr>
                <w:ins w:id="446" w:author="Juan Carlos Romero" w:date="2019-05-02T10:15:00Z"/>
                <w:rFonts w:ascii="Georgia" w:eastAsia="Times New Roman" w:hAnsi="Georgia" w:cs="Times New Roman"/>
                <w:color w:val="373D49"/>
                <w:sz w:val="21"/>
                <w:szCs w:val="21"/>
                <w:lang w:eastAsia="es-ES"/>
              </w:rPr>
            </w:pPr>
            <w:ins w:id="447" w:author="Juan Carlos Romero" w:date="2019-05-02T10:15:00Z">
              <w:r>
                <w:rPr>
                  <w:rFonts w:ascii="Georgia" w:eastAsia="Times New Roman" w:hAnsi="Georgia" w:cs="Times New Roman"/>
                  <w:color w:val="373D49"/>
                  <w:sz w:val="21"/>
                  <w:szCs w:val="21"/>
                  <w:lang w:eastAsia="es-ES"/>
                </w:rPr>
                <w:t xml:space="preserve">Clase del contendor de </w:t>
              </w:r>
            </w:ins>
            <w:ins w:id="448" w:author="Juan Carlos Romero" w:date="2019-05-02T10:16:00Z">
              <w:r>
                <w:rPr>
                  <w:rFonts w:ascii="Georgia" w:eastAsia="Times New Roman" w:hAnsi="Georgia" w:cs="Times New Roman"/>
                  <w:color w:val="373D49"/>
                  <w:sz w:val="21"/>
                  <w:szCs w:val="21"/>
                  <w:lang w:eastAsia="es-ES"/>
                </w:rPr>
                <w:t>menú</w:t>
              </w:r>
            </w:ins>
            <w:ins w:id="449" w:author="Juan Carlos Romero" w:date="2019-05-02T10:15:00Z">
              <w:r>
                <w:rPr>
                  <w:rFonts w:ascii="Georgia" w:eastAsia="Times New Roman" w:hAnsi="Georgia" w:cs="Times New Roman"/>
                  <w:color w:val="373D49"/>
                  <w:sz w:val="21"/>
                  <w:szCs w:val="21"/>
                  <w:lang w:eastAsia="es-ES"/>
                </w:rPr>
                <w:t>,</w:t>
              </w:r>
            </w:ins>
            <w:ins w:id="450" w:author="Juan Carlos Romero" w:date="2019-05-02T10:16:00Z">
              <w:r>
                <w:rPr>
                  <w:rFonts w:ascii="Georgia" w:eastAsia="Times New Roman" w:hAnsi="Georgia" w:cs="Times New Roman"/>
                  <w:color w:val="373D49"/>
                  <w:sz w:val="21"/>
                  <w:szCs w:val="21"/>
                  <w:lang w:eastAsia="es-ES"/>
                </w:rPr>
                <w:t xml:space="preserve"> los valores posibles serán ‘</w:t>
              </w:r>
              <w:proofErr w:type="spellStart"/>
              <w:r>
                <w:rPr>
                  <w:rFonts w:ascii="Georgia" w:eastAsia="Times New Roman" w:hAnsi="Georgia" w:cs="Times New Roman"/>
                  <w:color w:val="373D49"/>
                  <w:sz w:val="21"/>
                  <w:szCs w:val="21"/>
                  <w:lang w:eastAsia="es-ES"/>
                </w:rPr>
                <w:t>primary</w:t>
              </w:r>
              <w:proofErr w:type="spellEnd"/>
              <w:r>
                <w:rPr>
                  <w:rFonts w:ascii="Georgia" w:eastAsia="Times New Roman" w:hAnsi="Georgia" w:cs="Times New Roman"/>
                  <w:color w:val="373D49"/>
                  <w:sz w:val="21"/>
                  <w:szCs w:val="21"/>
                  <w:lang w:eastAsia="es-ES"/>
                </w:rPr>
                <w:t>’ o ‘</w:t>
              </w:r>
              <w:proofErr w:type="spellStart"/>
              <w:r>
                <w:rPr>
                  <w:rFonts w:ascii="Georgia" w:eastAsia="Times New Roman" w:hAnsi="Georgia" w:cs="Times New Roman"/>
                  <w:color w:val="373D49"/>
                  <w:sz w:val="21"/>
                  <w:szCs w:val="21"/>
                  <w:lang w:eastAsia="es-ES"/>
                </w:rPr>
                <w:t>secondary</w:t>
              </w:r>
              <w:proofErr w:type="spellEnd"/>
              <w:r>
                <w:rPr>
                  <w:rFonts w:ascii="Georgia" w:eastAsia="Times New Roman" w:hAnsi="Georgia" w:cs="Times New Roman"/>
                  <w:color w:val="373D49"/>
                  <w:sz w:val="21"/>
                  <w:szCs w:val="21"/>
                  <w:lang w:eastAsia="es-ES"/>
                </w:rPr>
                <w:t>’</w:t>
              </w:r>
            </w:ins>
          </w:p>
        </w:tc>
      </w:tr>
    </w:tbl>
    <w:p w:rsidR="00FA0C53" w:rsidRDefault="00F44938" w:rsidP="00FA0C53">
      <w:pPr>
        <w:rPr>
          <w:ins w:id="451" w:author="Juan Carlos Romero" w:date="2019-05-02T10:18:00Z"/>
          <w:lang w:eastAsia="es-ES"/>
        </w:rPr>
      </w:pPr>
      <w:ins w:id="452" w:author="Juan Carlos Romero" w:date="2019-05-02T10:17:00Z">
        <w:r>
          <w:rPr>
            <w:lang w:eastAsia="es-ES"/>
          </w:rPr>
          <w:t>En el contenedor</w:t>
        </w:r>
      </w:ins>
      <w:ins w:id="453" w:author="Juan Carlos Romero" w:date="2019-05-02T10:18:00Z">
        <w:r>
          <w:rPr>
            <w:lang w:eastAsia="es-ES"/>
          </w:rPr>
          <w:t xml:space="preserve"> de </w:t>
        </w:r>
        <w:proofErr w:type="spellStart"/>
        <w:r>
          <w:rPr>
            <w:lang w:eastAsia="es-ES"/>
          </w:rPr>
          <w:t>tabs</w:t>
        </w:r>
        <w:proofErr w:type="spellEnd"/>
        <w:r>
          <w:rPr>
            <w:lang w:eastAsia="es-ES"/>
          </w:rPr>
          <w:t xml:space="preserve"> </w:t>
        </w:r>
      </w:ins>
      <w:ins w:id="454" w:author="Juan Carlos Romero" w:date="2019-05-02T10:17:00Z">
        <w:r>
          <w:rPr>
            <w:lang w:eastAsia="es-ES"/>
          </w:rPr>
          <w:t xml:space="preserve">se proyectará </w:t>
        </w:r>
      </w:ins>
      <w:ins w:id="455" w:author="Juan Carlos Romero" w:date="2019-05-02T10:19:00Z">
        <w:r>
          <w:rPr>
            <w:lang w:eastAsia="es-ES"/>
          </w:rPr>
          <w:t xml:space="preserve">el elemento </w:t>
        </w:r>
      </w:ins>
      <w:ins w:id="456" w:author="Juan Carlos Romero" w:date="2019-05-02T10:17:00Z">
        <w:r>
          <w:rPr>
            <w:lang w:eastAsia="es-ES"/>
          </w:rPr>
          <w:t xml:space="preserve">recibido con el </w:t>
        </w:r>
      </w:ins>
      <w:ins w:id="457" w:author="Juan Carlos Romero" w:date="2019-05-02T10:19:00Z">
        <w:r>
          <w:rPr>
            <w:lang w:eastAsia="es-ES"/>
          </w:rPr>
          <w:t>atributo</w:t>
        </w:r>
      </w:ins>
      <w:ins w:id="458" w:author="Juan Carlos Romero" w:date="2019-05-02T10:18:00Z">
        <w:r>
          <w:rPr>
            <w:lang w:eastAsia="es-ES"/>
          </w:rPr>
          <w:t xml:space="preserve"> </w:t>
        </w:r>
        <w:proofErr w:type="spellStart"/>
        <w:r>
          <w:rPr>
            <w:lang w:eastAsia="es-ES"/>
          </w:rPr>
          <w:t>tabs-content</w:t>
        </w:r>
        <w:proofErr w:type="spellEnd"/>
        <w:r>
          <w:rPr>
            <w:lang w:eastAsia="es-ES"/>
          </w:rPr>
          <w:t>.</w:t>
        </w:r>
      </w:ins>
    </w:p>
    <w:p w:rsidR="00F44938" w:rsidRDefault="00F44938" w:rsidP="00FA0C53">
      <w:pPr>
        <w:rPr>
          <w:ins w:id="459" w:author="Juan Carlos Romero" w:date="2019-05-02T10:18:00Z"/>
          <w:lang w:eastAsia="es-ES"/>
        </w:rPr>
      </w:pPr>
      <w:ins w:id="460" w:author="Juan Carlos Romero" w:date="2019-05-02T10:18:00Z">
        <w:r>
          <w:rPr>
            <w:lang w:eastAsia="es-ES"/>
          </w:rPr>
          <w:t xml:space="preserve">Por ejemplo en el </w:t>
        </w:r>
      </w:ins>
      <w:ins w:id="461" w:author="Juan Carlos Romero" w:date="2019-05-02T10:19:00Z">
        <w:r>
          <w:rPr>
            <w:lang w:eastAsia="es-ES"/>
          </w:rPr>
          <w:t>siguiente</w:t>
        </w:r>
      </w:ins>
      <w:ins w:id="462" w:author="Juan Carlos Romero" w:date="2019-05-02T10:18:00Z">
        <w:r>
          <w:rPr>
            <w:lang w:eastAsia="es-ES"/>
          </w:rPr>
          <w:t xml:space="preserve"> </w:t>
        </w:r>
      </w:ins>
      <w:ins w:id="463" w:author="Juan Carlos Romero" w:date="2019-05-02T10:19:00Z">
        <w:r>
          <w:rPr>
            <w:lang w:eastAsia="es-ES"/>
          </w:rPr>
          <w:t>código:</w:t>
        </w:r>
      </w:ins>
    </w:p>
    <w:p w:rsidR="00F44938" w:rsidRDefault="00F44938" w:rsidP="00F44938">
      <w:pPr>
        <w:pStyle w:val="Cdigo"/>
        <w:rPr>
          <w:ins w:id="464" w:author="Juan Carlos Romero" w:date="2019-05-02T10:18:00Z"/>
          <w:color w:val="BBBBBB"/>
        </w:rPr>
      </w:pPr>
      <w:ins w:id="465" w:author="Juan Carlos Romero" w:date="2019-05-02T10:18:00Z">
        <w:r>
          <w:rPr>
            <w:color w:val="ABB2BF"/>
          </w:rPr>
          <w:t>&lt;</w:t>
        </w:r>
        <w:proofErr w:type="gramStart"/>
        <w:r>
          <w:rPr>
            <w:color w:val="E06C75"/>
          </w:rPr>
          <w:t>div</w:t>
        </w:r>
        <w:proofErr w:type="gramEnd"/>
        <w:r>
          <w:rPr>
            <w:color w:val="ABB2BF"/>
          </w:rPr>
          <w:t xml:space="preserve"> </w:t>
        </w:r>
        <w:proofErr w:type="spellStart"/>
        <w:r>
          <w:t>tabs-content</w:t>
        </w:r>
        <w:proofErr w:type="spellEnd"/>
        <w:r>
          <w:rPr>
            <w:color w:val="ABB2BF"/>
          </w:rPr>
          <w:t>&gt;</w:t>
        </w:r>
      </w:ins>
    </w:p>
    <w:p w:rsidR="00F44938" w:rsidRDefault="00F44938" w:rsidP="00F44938">
      <w:pPr>
        <w:pStyle w:val="Cdigo"/>
        <w:rPr>
          <w:ins w:id="466" w:author="Juan Carlos Romero" w:date="2019-05-02T10:18:00Z"/>
          <w:color w:val="BBBBBB"/>
        </w:rPr>
      </w:pPr>
      <w:ins w:id="467" w:author="Juan Carlos Romero" w:date="2019-05-02T10:18:00Z">
        <w:r>
          <w:rPr>
            <w:color w:val="BBBBBB"/>
          </w:rPr>
          <w:t xml:space="preserve">    </w:t>
        </w:r>
        <w:r>
          <w:rPr>
            <w:color w:val="ABB2BF"/>
          </w:rPr>
          <w:t>&lt;</w:t>
        </w:r>
        <w:proofErr w:type="spellStart"/>
        <w:r>
          <w:rPr>
            <w:color w:val="E06C75"/>
          </w:rPr>
          <w:t>cot-wms-loader</w:t>
        </w:r>
        <w:proofErr w:type="spellEnd"/>
        <w:r>
          <w:rPr>
            <w:color w:val="ABB2BF"/>
          </w:rPr>
          <w:t xml:space="preserve"> </w:t>
        </w:r>
        <w:r>
          <w:t>*</w:t>
        </w:r>
        <w:proofErr w:type="spellStart"/>
        <w:r>
          <w:t>ngIf</w:t>
        </w:r>
        <w:proofErr w:type="spellEnd"/>
        <w:r>
          <w:rPr>
            <w:color w:val="ABB2BF"/>
          </w:rPr>
          <w:t>=</w:t>
        </w:r>
        <w:r>
          <w:rPr>
            <w:color w:val="98C379"/>
          </w:rPr>
          <w:t>"activeTab.id == 'externas'"</w:t>
        </w:r>
        <w:r>
          <w:rPr>
            <w:color w:val="ABB2BF"/>
          </w:rPr>
          <w:t>&gt;&lt;/</w:t>
        </w:r>
        <w:proofErr w:type="spellStart"/>
        <w:r>
          <w:rPr>
            <w:color w:val="E06C75"/>
          </w:rPr>
          <w:t>cot-wms-loader</w:t>
        </w:r>
        <w:proofErr w:type="spellEnd"/>
        <w:r>
          <w:rPr>
            <w:color w:val="ABB2BF"/>
          </w:rPr>
          <w:t>&gt;</w:t>
        </w:r>
      </w:ins>
    </w:p>
    <w:p w:rsidR="00F44938" w:rsidRDefault="00F44938" w:rsidP="00F44938">
      <w:pPr>
        <w:pStyle w:val="Cdigo"/>
        <w:rPr>
          <w:ins w:id="468" w:author="Juan Carlos Romero" w:date="2019-05-02T10:18:00Z"/>
          <w:color w:val="BBBBBB"/>
        </w:rPr>
      </w:pPr>
      <w:ins w:id="469" w:author="Juan Carlos Romero" w:date="2019-05-02T10:18:00Z">
        <w:r>
          <w:rPr>
            <w:color w:val="BBBBBB"/>
          </w:rPr>
          <w:t xml:space="preserve">    </w:t>
        </w:r>
        <w:r>
          <w:rPr>
            <w:color w:val="ABB2BF"/>
          </w:rPr>
          <w:t>&lt;</w:t>
        </w:r>
        <w:proofErr w:type="spellStart"/>
        <w:r>
          <w:rPr>
            <w:color w:val="E06C75"/>
          </w:rPr>
          <w:t>cot</w:t>
        </w:r>
        <w:proofErr w:type="spellEnd"/>
        <w:r>
          <w:rPr>
            <w:color w:val="E06C75"/>
          </w:rPr>
          <w:t>-local-</w:t>
        </w:r>
        <w:proofErr w:type="spellStart"/>
        <w:r>
          <w:rPr>
            <w:color w:val="E06C75"/>
          </w:rPr>
          <w:t>layer</w:t>
        </w:r>
        <w:proofErr w:type="spellEnd"/>
        <w:r>
          <w:rPr>
            <w:color w:val="E06C75"/>
          </w:rPr>
          <w:t>-</w:t>
        </w:r>
        <w:proofErr w:type="spellStart"/>
        <w:r>
          <w:rPr>
            <w:color w:val="E06C75"/>
          </w:rPr>
          <w:t>loader</w:t>
        </w:r>
        <w:proofErr w:type="spellEnd"/>
        <w:r>
          <w:rPr>
            <w:color w:val="ABB2BF"/>
          </w:rPr>
          <w:t xml:space="preserve"> </w:t>
        </w:r>
        <w:r>
          <w:t>*</w:t>
        </w:r>
        <w:proofErr w:type="spellStart"/>
        <w:r>
          <w:t>ngIf</w:t>
        </w:r>
        <w:proofErr w:type="spellEnd"/>
        <w:r>
          <w:rPr>
            <w:color w:val="ABB2BF"/>
          </w:rPr>
          <w:t>=</w:t>
        </w:r>
        <w:r>
          <w:rPr>
            <w:color w:val="98C379"/>
          </w:rPr>
          <w:t>"activeTab.id == 'locales'"</w:t>
        </w:r>
        <w:r>
          <w:rPr>
            <w:color w:val="ABB2BF"/>
          </w:rPr>
          <w:t>&gt;&lt;/</w:t>
        </w:r>
        <w:proofErr w:type="spellStart"/>
        <w:r>
          <w:rPr>
            <w:color w:val="E06C75"/>
          </w:rPr>
          <w:t>cot</w:t>
        </w:r>
        <w:proofErr w:type="spellEnd"/>
        <w:r>
          <w:rPr>
            <w:color w:val="E06C75"/>
          </w:rPr>
          <w:t>-local-</w:t>
        </w:r>
        <w:proofErr w:type="spellStart"/>
        <w:r>
          <w:rPr>
            <w:color w:val="E06C75"/>
          </w:rPr>
          <w:t>layer</w:t>
        </w:r>
        <w:proofErr w:type="spellEnd"/>
        <w:r>
          <w:rPr>
            <w:color w:val="E06C75"/>
          </w:rPr>
          <w:t>-</w:t>
        </w:r>
        <w:proofErr w:type="spellStart"/>
        <w:r>
          <w:rPr>
            <w:color w:val="E06C75"/>
          </w:rPr>
          <w:t>loader</w:t>
        </w:r>
        <w:proofErr w:type="spellEnd"/>
        <w:r>
          <w:rPr>
            <w:color w:val="ABB2BF"/>
          </w:rPr>
          <w:t>&gt;</w:t>
        </w:r>
      </w:ins>
    </w:p>
    <w:p w:rsidR="00F44938" w:rsidRDefault="00F44938" w:rsidP="00F44938">
      <w:pPr>
        <w:pStyle w:val="Cdigo"/>
        <w:rPr>
          <w:ins w:id="470" w:author="Juan Carlos Romero" w:date="2019-05-02T10:18:00Z"/>
          <w:color w:val="BBBBBB"/>
        </w:rPr>
      </w:pPr>
      <w:ins w:id="471" w:author="Juan Carlos Romero" w:date="2019-05-02T10:18:00Z">
        <w:r>
          <w:rPr>
            <w:color w:val="BBBBBB"/>
          </w:rPr>
          <w:t xml:space="preserve">  </w:t>
        </w:r>
        <w:r>
          <w:rPr>
            <w:color w:val="ABB2BF"/>
          </w:rPr>
          <w:t>&lt;/</w:t>
        </w:r>
        <w:proofErr w:type="gramStart"/>
        <w:r>
          <w:rPr>
            <w:color w:val="E06C75"/>
          </w:rPr>
          <w:t>div</w:t>
        </w:r>
        <w:proofErr w:type="gramEnd"/>
        <w:r>
          <w:rPr>
            <w:color w:val="ABB2BF"/>
          </w:rPr>
          <w:t>&gt;</w:t>
        </w:r>
      </w:ins>
    </w:p>
    <w:p w:rsidR="00F44938" w:rsidRPr="00FA0C53" w:rsidRDefault="00F44938" w:rsidP="00FA0C53">
      <w:pPr>
        <w:rPr>
          <w:lang w:eastAsia="es-ES"/>
        </w:rPr>
      </w:pPr>
      <w:ins w:id="472" w:author="Juan Carlos Romero" w:date="2019-05-02T10:19:00Z">
        <w:r>
          <w:rPr>
            <w:lang w:eastAsia="es-ES"/>
          </w:rPr>
          <w:t xml:space="preserve">Se define el contenido de los </w:t>
        </w:r>
        <w:proofErr w:type="spellStart"/>
        <w:r>
          <w:rPr>
            <w:lang w:eastAsia="es-ES"/>
          </w:rPr>
          <w:t>tabs</w:t>
        </w:r>
        <w:proofErr w:type="spellEnd"/>
        <w:r>
          <w:rPr>
            <w:lang w:eastAsia="es-ES"/>
          </w:rPr>
          <w:t xml:space="preserve"> en un div con el atributo </w:t>
        </w:r>
        <w:proofErr w:type="spellStart"/>
        <w:r>
          <w:rPr>
            <w:lang w:eastAsia="es-ES"/>
          </w:rPr>
          <w:t>tabs-content</w:t>
        </w:r>
        <w:proofErr w:type="spellEnd"/>
        <w:r>
          <w:rPr>
            <w:lang w:eastAsia="es-ES"/>
          </w:rPr>
          <w:t xml:space="preserve">. El contenido de los </w:t>
        </w:r>
        <w:proofErr w:type="spellStart"/>
        <w:r>
          <w:rPr>
            <w:lang w:eastAsia="es-ES"/>
          </w:rPr>
          <w:t>tabs</w:t>
        </w:r>
        <w:proofErr w:type="spellEnd"/>
        <w:r>
          <w:rPr>
            <w:lang w:eastAsia="es-ES"/>
          </w:rPr>
          <w:t xml:space="preserve"> deber</w:t>
        </w:r>
      </w:ins>
      <w:ins w:id="473" w:author="Juan Carlos Romero" w:date="2019-05-02T10:20:00Z">
        <w:r>
          <w:rPr>
            <w:lang w:eastAsia="es-ES"/>
          </w:rPr>
          <w:t xml:space="preserve">á gestionar la visualización de un contenido u otro dependiendo del estado del </w:t>
        </w:r>
        <w:proofErr w:type="spellStart"/>
        <w:r>
          <w:rPr>
            <w:lang w:eastAsia="es-ES"/>
          </w:rPr>
          <w:t>tab</w:t>
        </w:r>
        <w:proofErr w:type="spellEnd"/>
        <w:r>
          <w:rPr>
            <w:lang w:eastAsia="es-ES"/>
          </w:rPr>
          <w:t xml:space="preserve"> activo del menú.</w:t>
        </w:r>
      </w:ins>
    </w:p>
    <w:p w:rsidR="009F3B28" w:rsidRDefault="00C30E68">
      <w:pPr>
        <w:pStyle w:val="Ttulo3"/>
        <w:rPr>
          <w:lang w:eastAsia="es-ES"/>
        </w:rPr>
      </w:pPr>
      <w:bookmarkStart w:id="474" w:name="_Toc8230526"/>
      <w:proofErr w:type="spellStart"/>
      <w:r>
        <w:rPr>
          <w:lang w:eastAsia="es-ES"/>
        </w:rPr>
        <w:t>Side</w:t>
      </w:r>
      <w:proofErr w:type="spellEnd"/>
      <w:r>
        <w:rPr>
          <w:lang w:eastAsia="es-ES"/>
        </w:rPr>
        <w:t xml:space="preserve"> Panel</w:t>
      </w:r>
      <w:bookmarkEnd w:id="370"/>
      <w:bookmarkEnd w:id="371"/>
      <w:bookmarkEnd w:id="474"/>
    </w:p>
    <w:p w:rsidR="009F3B28" w:rsidRDefault="00C30E68">
      <w:pPr>
        <w:rPr>
          <w:lang w:eastAsia="es-ES"/>
        </w:rPr>
      </w:pPr>
      <w:r>
        <w:rPr>
          <w:lang w:eastAsia="es-ES"/>
        </w:rPr>
        <w:t>Panel que abre desde uno de los cuatro laterales de la pantalla.</w:t>
      </w:r>
    </w:p>
    <w:p w:rsidR="009F3B28" w:rsidRDefault="00C30E68">
      <w:pPr>
        <w:jc w:val="center"/>
      </w:pPr>
      <w:r>
        <w:rPr>
          <w:noProof/>
          <w:lang w:eastAsia="es-ES"/>
        </w:rPr>
        <w:lastRenderedPageBreak/>
        <w:drawing>
          <wp:inline distT="0" distB="0" distL="0" distR="0" wp14:anchorId="70557649" wp14:editId="19A7D4A5">
            <wp:extent cx="2895923" cy="3239975"/>
            <wp:effectExtent l="0" t="0" r="0" b="0"/>
            <wp:docPr id="5"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5923" cy="3239975"/>
                    </a:xfrm>
                    <a:prstGeom prst="rect">
                      <a:avLst/>
                    </a:prstGeom>
                    <a:noFill/>
                    <a:ln>
                      <a:noFill/>
                      <a:prstDash/>
                    </a:ln>
                  </pic:spPr>
                </pic:pic>
              </a:graphicData>
            </a:graphic>
          </wp:inline>
        </w:drawing>
      </w:r>
    </w:p>
    <w:p w:rsidR="009F3B28" w:rsidRDefault="00C30E68">
      <w:pPr>
        <w:pStyle w:val="Ttulo4"/>
        <w:rPr>
          <w:lang w:eastAsia="es-ES"/>
        </w:rPr>
      </w:pPr>
      <w:r>
        <w:rPr>
          <w:lang w:eastAsia="es-ES"/>
        </w:rPr>
        <w:t>Uso</w:t>
      </w:r>
    </w:p>
    <w:p w:rsidR="009F3B28" w:rsidRDefault="00C30E68" w:rsidP="00F74067">
      <w:pPr>
        <w:pStyle w:val="Cdigo"/>
      </w:pPr>
      <w:r>
        <w:rPr>
          <w:color w:val="ABB2BF"/>
        </w:rPr>
        <w:t>&lt;</w:t>
      </w:r>
      <w:proofErr w:type="spellStart"/>
      <w:r>
        <w:rPr>
          <w:color w:val="E06C75"/>
        </w:rPr>
        <w:t>the</w:t>
      </w:r>
      <w:proofErr w:type="spellEnd"/>
      <w:r>
        <w:rPr>
          <w:color w:val="E06C75"/>
        </w:rPr>
        <w:t>-</w:t>
      </w:r>
      <w:proofErr w:type="spellStart"/>
      <w:r>
        <w:rPr>
          <w:color w:val="E06C75"/>
        </w:rPr>
        <w:t>side</w:t>
      </w:r>
      <w:proofErr w:type="spellEnd"/>
      <w:r>
        <w:rPr>
          <w:color w:val="E06C75"/>
        </w:rPr>
        <w:t>-panel</w:t>
      </w:r>
      <w:r>
        <w:rPr>
          <w:color w:val="ABB2BF"/>
        </w:rPr>
        <w:t xml:space="preserve"> </w:t>
      </w:r>
      <w:r>
        <w:t>[</w:t>
      </w:r>
      <w:proofErr w:type="spellStart"/>
      <w:r>
        <w:t>panelName</w:t>
      </w:r>
      <w:proofErr w:type="spellEnd"/>
      <w:r>
        <w:t>]</w:t>
      </w:r>
      <w:r>
        <w:rPr>
          <w:color w:val="ABB2BF"/>
        </w:rPr>
        <w:t>=</w:t>
      </w:r>
      <w:r>
        <w:rPr>
          <w:color w:val="98C379"/>
        </w:rPr>
        <w:t>'</w:t>
      </w:r>
      <w:proofErr w:type="spellStart"/>
      <w:r>
        <w:rPr>
          <w:color w:val="98C379"/>
        </w:rPr>
        <w:t>panelName</w:t>
      </w:r>
      <w:proofErr w:type="spellEnd"/>
      <w:r>
        <w:rPr>
          <w:color w:val="98C379"/>
        </w:rPr>
        <w:t>'</w:t>
      </w:r>
      <w:r>
        <w:rPr>
          <w:color w:val="ABB2BF"/>
        </w:rPr>
        <w:t xml:space="preserve"> </w:t>
      </w:r>
      <w:r>
        <w:t>position</w:t>
      </w:r>
      <w:r>
        <w:rPr>
          <w:color w:val="ABB2BF"/>
        </w:rPr>
        <w:t>=</w:t>
      </w:r>
      <w:r>
        <w:rPr>
          <w:color w:val="98C379"/>
        </w:rPr>
        <w:t>'</w:t>
      </w:r>
      <w:proofErr w:type="spellStart"/>
      <w:r>
        <w:rPr>
          <w:color w:val="98C379"/>
        </w:rPr>
        <w:t>right</w:t>
      </w:r>
      <w:proofErr w:type="spellEnd"/>
      <w:r>
        <w:rPr>
          <w:color w:val="98C379"/>
        </w:rPr>
        <w:t>'</w:t>
      </w:r>
      <w:r>
        <w:rPr>
          <w:color w:val="ABB2BF"/>
        </w:rPr>
        <w:t>&gt;</w:t>
      </w:r>
    </w:p>
    <w:p w:rsidR="009F3B28" w:rsidRDefault="00C30E68" w:rsidP="00F74067">
      <w:pPr>
        <w:pStyle w:val="Cdigo"/>
      </w:pPr>
      <w:r>
        <w:rPr>
          <w:color w:val="BBBBBB"/>
        </w:rPr>
        <w:t xml:space="preserve">  </w:t>
      </w:r>
      <w:r>
        <w:rPr>
          <w:color w:val="ABB2BF"/>
        </w:rPr>
        <w:t>&lt;</w:t>
      </w:r>
      <w:proofErr w:type="spellStart"/>
      <w:r>
        <w:t>cot</w:t>
      </w:r>
      <w:proofErr w:type="spellEnd"/>
      <w:r>
        <w:t>-base-</w:t>
      </w:r>
      <w:proofErr w:type="spellStart"/>
      <w:r>
        <w:t>layers</w:t>
      </w:r>
      <w:proofErr w:type="spellEnd"/>
      <w:r>
        <w:rPr>
          <w:color w:val="ABB2BF"/>
        </w:rPr>
        <w:t xml:space="preserve"> </w:t>
      </w:r>
      <w:r>
        <w:t>panel-</w:t>
      </w:r>
      <w:proofErr w:type="spellStart"/>
      <w:r>
        <w:t>content</w:t>
      </w:r>
      <w:proofErr w:type="spellEnd"/>
      <w:r>
        <w:rPr>
          <w:color w:val="ABB2BF"/>
        </w:rPr>
        <w:t>&gt;&lt;/</w:t>
      </w:r>
      <w:proofErr w:type="spellStart"/>
      <w:r>
        <w:t>cot</w:t>
      </w:r>
      <w:proofErr w:type="spellEnd"/>
      <w:r>
        <w:t>-base-</w:t>
      </w:r>
      <w:proofErr w:type="spellStart"/>
      <w:r>
        <w:t>layers</w:t>
      </w:r>
      <w:proofErr w:type="spellEnd"/>
      <w:r>
        <w:rPr>
          <w:color w:val="ABB2BF"/>
        </w:rPr>
        <w:t>&gt;</w:t>
      </w:r>
    </w:p>
    <w:p w:rsidR="009F3B28" w:rsidRDefault="00C30E68" w:rsidP="00F74067">
      <w:pPr>
        <w:pStyle w:val="Cdigo"/>
      </w:pPr>
      <w:r>
        <w:rPr>
          <w:color w:val="BBBBBB"/>
        </w:rPr>
        <w:t xml:space="preserve">  </w:t>
      </w:r>
      <w:r>
        <w:rPr>
          <w:color w:val="ABB2BF"/>
        </w:rPr>
        <w:t>&lt;</w:t>
      </w:r>
      <w:proofErr w:type="gramStart"/>
      <w:r>
        <w:rPr>
          <w:color w:val="E06C75"/>
        </w:rPr>
        <w:t>div</w:t>
      </w:r>
      <w:proofErr w:type="gramEnd"/>
      <w:r>
        <w:rPr>
          <w:color w:val="ABB2BF"/>
        </w:rPr>
        <w:t xml:space="preserve"> </w:t>
      </w:r>
      <w:r>
        <w:t>panel-</w:t>
      </w:r>
      <w:proofErr w:type="spellStart"/>
      <w:r>
        <w:t>footer</w:t>
      </w:r>
      <w:proofErr w:type="spellEnd"/>
      <w:r>
        <w:rPr>
          <w:color w:val="ABB2BF"/>
        </w:rPr>
        <w:t>&gt;</w:t>
      </w:r>
    </w:p>
    <w:p w:rsidR="009F3B28" w:rsidRDefault="00C30E68" w:rsidP="00F74067">
      <w:pPr>
        <w:pStyle w:val="Cdigo"/>
      </w:pPr>
      <w:r>
        <w:rPr>
          <w:color w:val="BBBBBB"/>
        </w:rPr>
        <w:t xml:space="preserve">    </w:t>
      </w:r>
      <w:r>
        <w:rPr>
          <w:color w:val="ABB2BF"/>
        </w:rPr>
        <w:t>&lt;</w:t>
      </w:r>
      <w:proofErr w:type="spellStart"/>
      <w:proofErr w:type="gramStart"/>
      <w:r>
        <w:rPr>
          <w:color w:val="E06C75"/>
        </w:rPr>
        <w:t>button</w:t>
      </w:r>
      <w:proofErr w:type="spellEnd"/>
      <w:proofErr w:type="gramEnd"/>
      <w:r>
        <w:rPr>
          <w:color w:val="ABB2BF"/>
        </w:rPr>
        <w:t xml:space="preserve"> </w:t>
      </w:r>
      <w:proofErr w:type="spellStart"/>
      <w:r>
        <w:t>pButton</w:t>
      </w:r>
      <w:proofErr w:type="spellEnd"/>
      <w:r>
        <w:rPr>
          <w:color w:val="ABB2BF"/>
        </w:rPr>
        <w:t xml:space="preserve"> </w:t>
      </w:r>
      <w:proofErr w:type="spellStart"/>
      <w:r>
        <w:t>type</w:t>
      </w:r>
      <w:proofErr w:type="spellEnd"/>
      <w:r>
        <w:rPr>
          <w:color w:val="ABB2BF"/>
        </w:rPr>
        <w:t>=</w:t>
      </w:r>
      <w:r>
        <w:t>"</w:t>
      </w:r>
      <w:proofErr w:type="spellStart"/>
      <w:r>
        <w:t>button</w:t>
      </w:r>
      <w:proofErr w:type="spellEnd"/>
      <w:r>
        <w:t>"</w:t>
      </w:r>
      <w:r>
        <w:rPr>
          <w:color w:val="ABB2BF"/>
        </w:rPr>
        <w:t xml:space="preserve"> </w:t>
      </w:r>
      <w:proofErr w:type="spellStart"/>
      <w:r>
        <w:t>label</w:t>
      </w:r>
      <w:proofErr w:type="spellEnd"/>
      <w:r>
        <w:rPr>
          <w:color w:val="ABB2BF"/>
        </w:rPr>
        <w:t>=</w:t>
      </w:r>
      <w:r>
        <w:t>"{{'BUTTON.SAVE'|</w:t>
      </w:r>
      <w:proofErr w:type="spellStart"/>
      <w:r>
        <w:t>translate</w:t>
      </w:r>
      <w:proofErr w:type="spellEnd"/>
      <w:r>
        <w:t>}}"</w:t>
      </w:r>
      <w:r>
        <w:rPr>
          <w:color w:val="ABB2BF"/>
        </w:rPr>
        <w:t xml:space="preserve"> </w:t>
      </w:r>
      <w:proofErr w:type="spellStart"/>
      <w:r>
        <w:t>class</w:t>
      </w:r>
      <w:proofErr w:type="spellEnd"/>
      <w:r>
        <w:rPr>
          <w:color w:val="ABB2BF"/>
        </w:rPr>
        <w:t>=</w:t>
      </w:r>
      <w:r>
        <w:t>"</w:t>
      </w:r>
      <w:proofErr w:type="spellStart"/>
      <w:r>
        <w:t>ui-button-success</w:t>
      </w:r>
      <w:proofErr w:type="spellEnd"/>
      <w:r>
        <w:t>"</w:t>
      </w:r>
      <w:r>
        <w:rPr>
          <w:color w:val="ABB2BF"/>
        </w:rPr>
        <w:t>&gt;&lt;/</w:t>
      </w:r>
      <w:proofErr w:type="spellStart"/>
      <w:r>
        <w:rPr>
          <w:color w:val="E06C75"/>
        </w:rPr>
        <w:t>button</w:t>
      </w:r>
      <w:proofErr w:type="spellEnd"/>
      <w:r>
        <w:rPr>
          <w:color w:val="ABB2BF"/>
        </w:rPr>
        <w:t>&gt;</w:t>
      </w:r>
    </w:p>
    <w:p w:rsidR="009F3B28" w:rsidRDefault="00C30E68" w:rsidP="00F74067">
      <w:pPr>
        <w:pStyle w:val="Cdigo"/>
      </w:pPr>
      <w:r>
        <w:rPr>
          <w:color w:val="BBBBBB"/>
        </w:rPr>
        <w:t xml:space="preserve">    </w:t>
      </w:r>
      <w:r>
        <w:rPr>
          <w:color w:val="ABB2BF"/>
        </w:rPr>
        <w:t>&lt;</w:t>
      </w:r>
      <w:proofErr w:type="spellStart"/>
      <w:proofErr w:type="gramStart"/>
      <w:r>
        <w:rPr>
          <w:color w:val="E06C75"/>
        </w:rPr>
        <w:t>button</w:t>
      </w:r>
      <w:proofErr w:type="spellEnd"/>
      <w:proofErr w:type="gramEnd"/>
      <w:r>
        <w:rPr>
          <w:color w:val="ABB2BF"/>
        </w:rPr>
        <w:t xml:space="preserve"> </w:t>
      </w:r>
      <w:proofErr w:type="spellStart"/>
      <w:r>
        <w:t>pButton</w:t>
      </w:r>
      <w:proofErr w:type="spellEnd"/>
      <w:r>
        <w:rPr>
          <w:color w:val="ABB2BF"/>
        </w:rPr>
        <w:t xml:space="preserve"> </w:t>
      </w:r>
      <w:proofErr w:type="spellStart"/>
      <w:r>
        <w:t>type</w:t>
      </w:r>
      <w:proofErr w:type="spellEnd"/>
      <w:r>
        <w:rPr>
          <w:color w:val="ABB2BF"/>
        </w:rPr>
        <w:t>=</w:t>
      </w:r>
      <w:r>
        <w:t>"</w:t>
      </w:r>
      <w:proofErr w:type="spellStart"/>
      <w:r>
        <w:t>button</w:t>
      </w:r>
      <w:proofErr w:type="spellEnd"/>
      <w:r>
        <w:t>"</w:t>
      </w:r>
      <w:r>
        <w:rPr>
          <w:color w:val="ABB2BF"/>
        </w:rPr>
        <w:t xml:space="preserve"> </w:t>
      </w:r>
      <w:proofErr w:type="spellStart"/>
      <w:r>
        <w:t>label</w:t>
      </w:r>
      <w:proofErr w:type="spellEnd"/>
      <w:r>
        <w:rPr>
          <w:color w:val="ABB2BF"/>
        </w:rPr>
        <w:t>=</w:t>
      </w:r>
      <w:r>
        <w:t>"{{'BUTTON.CANCEL'|</w:t>
      </w:r>
      <w:proofErr w:type="spellStart"/>
      <w:r>
        <w:t>translate</w:t>
      </w:r>
      <w:proofErr w:type="spellEnd"/>
      <w:r>
        <w:t>}}"</w:t>
      </w:r>
      <w:r>
        <w:rPr>
          <w:color w:val="ABB2BF"/>
        </w:rPr>
        <w:t xml:space="preserve"> </w:t>
      </w:r>
      <w:proofErr w:type="spellStart"/>
      <w:r>
        <w:t>class</w:t>
      </w:r>
      <w:proofErr w:type="spellEnd"/>
      <w:r>
        <w:rPr>
          <w:color w:val="ABB2BF"/>
        </w:rPr>
        <w:t>=</w:t>
      </w:r>
      <w:r>
        <w:t>"</w:t>
      </w:r>
      <w:proofErr w:type="spellStart"/>
      <w:r>
        <w:t>ui-button-secondary</w:t>
      </w:r>
      <w:proofErr w:type="spellEnd"/>
      <w:r>
        <w:t>"</w:t>
      </w:r>
      <w:r>
        <w:rPr>
          <w:color w:val="ABB2BF"/>
        </w:rPr>
        <w:t>&gt;&lt;/</w:t>
      </w:r>
      <w:proofErr w:type="spellStart"/>
      <w:r>
        <w:rPr>
          <w:color w:val="E06C75"/>
        </w:rPr>
        <w:t>button</w:t>
      </w:r>
      <w:proofErr w:type="spellEnd"/>
      <w:r>
        <w:rPr>
          <w:color w:val="ABB2BF"/>
        </w:rPr>
        <w:t>&gt;</w:t>
      </w:r>
    </w:p>
    <w:p w:rsidR="009F3B28" w:rsidRDefault="00C30E68" w:rsidP="00F74067">
      <w:pPr>
        <w:pStyle w:val="Cdigo"/>
      </w:pPr>
      <w:r>
        <w:rPr>
          <w:color w:val="BBBBBB"/>
        </w:rPr>
        <w:t xml:space="preserve">  </w:t>
      </w:r>
      <w:r>
        <w:t>&lt;/</w:t>
      </w:r>
      <w:proofErr w:type="gramStart"/>
      <w:r>
        <w:rPr>
          <w:color w:val="E06C75"/>
        </w:rPr>
        <w:t>div</w:t>
      </w:r>
      <w:proofErr w:type="gramEnd"/>
      <w:r>
        <w:t>&gt;</w:t>
      </w:r>
    </w:p>
    <w:p w:rsidR="009F3B28" w:rsidRDefault="00C30E68" w:rsidP="00F74067">
      <w:pPr>
        <w:pStyle w:val="Cdigo"/>
      </w:pPr>
      <w:r>
        <w:rPr>
          <w:color w:val="ABB2BF"/>
        </w:rPr>
        <w:t>&lt;/</w:t>
      </w:r>
      <w:proofErr w:type="spellStart"/>
      <w:proofErr w:type="gramStart"/>
      <w:r>
        <w:t>the</w:t>
      </w:r>
      <w:proofErr w:type="spellEnd"/>
      <w:r>
        <w:t>-</w:t>
      </w:r>
      <w:proofErr w:type="spellStart"/>
      <w:r>
        <w:t>side</w:t>
      </w:r>
      <w:proofErr w:type="spellEnd"/>
      <w:r>
        <w:t>-panel</w:t>
      </w:r>
      <w:proofErr w:type="gramEnd"/>
      <w:r>
        <w:rPr>
          <w:color w:val="ABB2BF"/>
        </w:rPr>
        <w:t>&gt;</w:t>
      </w:r>
    </w:p>
    <w:p w:rsidR="009F3B28" w:rsidRDefault="00C30E68">
      <w:r>
        <w:rPr>
          <w:lang w:eastAsia="es-ES"/>
        </w:rPr>
        <w:t xml:space="preserve">El panel dispone de dos contenedores en los que se proyectará el elemento con el atributo  </w:t>
      </w:r>
      <w:r>
        <w:rPr>
          <w:rFonts w:ascii="Consolas" w:eastAsia="Times New Roman" w:hAnsi="Consolas" w:cs="Times New Roman"/>
          <w:color w:val="D19A66"/>
          <w:sz w:val="21"/>
          <w:szCs w:val="21"/>
          <w:lang w:eastAsia="es-ES"/>
        </w:rPr>
        <w:t>panel-</w:t>
      </w:r>
      <w:proofErr w:type="spellStart"/>
      <w:r>
        <w:rPr>
          <w:rFonts w:ascii="Consolas" w:eastAsia="Times New Roman" w:hAnsi="Consolas" w:cs="Times New Roman"/>
          <w:color w:val="D19A66"/>
          <w:sz w:val="21"/>
          <w:szCs w:val="21"/>
          <w:lang w:eastAsia="es-ES"/>
        </w:rPr>
        <w:t>content</w:t>
      </w:r>
      <w:proofErr w:type="spellEnd"/>
      <w:r>
        <w:rPr>
          <w:lang w:eastAsia="es-ES"/>
        </w:rPr>
        <w:t xml:space="preserve"> y el elemento con el atributo  </w:t>
      </w:r>
      <w:r>
        <w:rPr>
          <w:rFonts w:ascii="Consolas" w:eastAsia="Times New Roman" w:hAnsi="Consolas" w:cs="Times New Roman"/>
          <w:color w:val="D19A66"/>
          <w:sz w:val="21"/>
          <w:szCs w:val="21"/>
          <w:lang w:eastAsia="es-ES"/>
        </w:rPr>
        <w:t>panel-</w:t>
      </w:r>
      <w:proofErr w:type="spellStart"/>
      <w:r>
        <w:rPr>
          <w:rFonts w:ascii="Consolas" w:eastAsia="Times New Roman" w:hAnsi="Consolas" w:cs="Times New Roman"/>
          <w:color w:val="D19A66"/>
          <w:sz w:val="21"/>
          <w:szCs w:val="21"/>
          <w:lang w:eastAsia="es-ES"/>
        </w:rPr>
        <w:t>footer</w:t>
      </w:r>
      <w:proofErr w:type="spellEnd"/>
      <w:r>
        <w:rPr>
          <w:lang w:eastAsia="es-ES"/>
        </w:rPr>
        <w:t>.</w:t>
      </w:r>
    </w:p>
    <w:p w:rsidR="009F3B28" w:rsidRDefault="00C30E68">
      <w:r>
        <w:rPr>
          <w:lang w:eastAsia="es-ES"/>
        </w:rPr>
        <w:t xml:space="preserve">El contenedor </w:t>
      </w:r>
      <w:r>
        <w:rPr>
          <w:rFonts w:ascii="Consolas" w:eastAsia="Times New Roman" w:hAnsi="Consolas" w:cs="Times New Roman"/>
          <w:color w:val="D19A66"/>
          <w:sz w:val="21"/>
          <w:szCs w:val="21"/>
          <w:lang w:eastAsia="es-ES"/>
        </w:rPr>
        <w:t>panel-</w:t>
      </w:r>
      <w:proofErr w:type="spellStart"/>
      <w:r>
        <w:rPr>
          <w:rFonts w:ascii="Consolas" w:eastAsia="Times New Roman" w:hAnsi="Consolas" w:cs="Times New Roman"/>
          <w:color w:val="D19A66"/>
          <w:sz w:val="21"/>
          <w:szCs w:val="21"/>
          <w:lang w:eastAsia="es-ES"/>
        </w:rPr>
        <w:t>content</w:t>
      </w:r>
      <w:proofErr w:type="spellEnd"/>
      <w:r>
        <w:rPr>
          <w:lang w:eastAsia="es-ES"/>
        </w:rPr>
        <w:t xml:space="preserve"> dispone de </w:t>
      </w:r>
      <w:proofErr w:type="spellStart"/>
      <w:r>
        <w:rPr>
          <w:lang w:eastAsia="es-ES"/>
        </w:rPr>
        <w:t>scroll</w:t>
      </w:r>
      <w:proofErr w:type="spellEnd"/>
      <w:r>
        <w:rPr>
          <w:lang w:eastAsia="es-ES"/>
        </w:rPr>
        <w:t xml:space="preserve"> para poder visualizar elementos de tamaño mayor.</w:t>
      </w:r>
    </w:p>
    <w:p w:rsidR="009F3B28" w:rsidRDefault="00C30E68">
      <w:r>
        <w:rPr>
          <w:lang w:eastAsia="es-ES"/>
        </w:rPr>
        <w:t xml:space="preserve">El contenedor </w:t>
      </w:r>
      <w:r>
        <w:rPr>
          <w:rFonts w:ascii="Consolas" w:eastAsia="Times New Roman" w:hAnsi="Consolas" w:cs="Times New Roman"/>
          <w:color w:val="D19A66"/>
          <w:sz w:val="21"/>
          <w:szCs w:val="21"/>
          <w:lang w:eastAsia="es-ES"/>
        </w:rPr>
        <w:t>panel-</w:t>
      </w:r>
      <w:proofErr w:type="spellStart"/>
      <w:r>
        <w:rPr>
          <w:rFonts w:ascii="Consolas" w:eastAsia="Times New Roman" w:hAnsi="Consolas" w:cs="Times New Roman"/>
          <w:color w:val="D19A66"/>
          <w:sz w:val="21"/>
          <w:szCs w:val="21"/>
          <w:lang w:eastAsia="es-ES"/>
        </w:rPr>
        <w:t>footer</w:t>
      </w:r>
      <w:proofErr w:type="spellEnd"/>
      <w:r>
        <w:rPr>
          <w:lang w:eastAsia="es-ES"/>
        </w:rPr>
        <w:t xml:space="preserve"> se fija en la parte inferior del componente.</w:t>
      </w:r>
    </w:p>
    <w:p w:rsidR="009F3B28" w:rsidRDefault="00C30E68">
      <w:pPr>
        <w:pStyle w:val="Ttulo4"/>
        <w:rPr>
          <w:lang w:eastAsia="es-ES"/>
        </w:rPr>
      </w:pPr>
      <w:r>
        <w:rPr>
          <w:lang w:eastAsia="es-ES"/>
        </w:rPr>
        <w:t>Parámetros</w:t>
      </w:r>
    </w:p>
    <w:tbl>
      <w:tblPr>
        <w:tblW w:w="8720" w:type="dxa"/>
        <w:tblCellMar>
          <w:left w:w="10" w:type="dxa"/>
          <w:right w:w="10" w:type="dxa"/>
        </w:tblCellMar>
        <w:tblLook w:val="04A0" w:firstRow="1" w:lastRow="0" w:firstColumn="1" w:lastColumn="0" w:noHBand="0" w:noVBand="1"/>
      </w:tblPr>
      <w:tblGrid>
        <w:gridCol w:w="1242"/>
        <w:gridCol w:w="758"/>
        <w:gridCol w:w="1936"/>
        <w:gridCol w:w="4784"/>
      </w:tblGrid>
      <w:tr w:rsidR="009F3B28">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7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4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r>
      <w:tr w:rsidR="009F3B28">
        <w:tc>
          <w:tcPr>
            <w:tcW w:w="1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pPr>
            <w:proofErr w:type="spellStart"/>
            <w:r>
              <w:rPr>
                <w:rFonts w:eastAsia="Times New Roman" w:cs="Times New Roman"/>
                <w:lang w:eastAsia="es-ES"/>
              </w:rPr>
              <w:t>panelName</w:t>
            </w:r>
            <w:proofErr w:type="spellEnd"/>
          </w:p>
        </w:tc>
        <w:tc>
          <w:tcPr>
            <w:tcW w:w="7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c>
          <w:tcPr>
            <w:tcW w:w="4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Nombre del panel para su gestión por el servicio de paneles</w:t>
            </w:r>
          </w:p>
        </w:tc>
      </w:tr>
    </w:tbl>
    <w:p w:rsidR="009F3B28" w:rsidRDefault="00C30E68">
      <w:pPr>
        <w:rPr>
          <w:lang w:eastAsia="es-ES"/>
        </w:rPr>
      </w:pPr>
      <w:r>
        <w:rPr>
          <w:lang w:eastAsia="es-ES"/>
        </w:rPr>
        <w:t xml:space="preserve">Mediante el servicio de gestión de paneles será posible abrir o cerrar o cambiar de estado  un panel que previamente haya sido registrado en él y se haya </w:t>
      </w:r>
      <w:proofErr w:type="spellStart"/>
      <w:r>
        <w:rPr>
          <w:lang w:eastAsia="es-ES"/>
        </w:rPr>
        <w:t>incluído</w:t>
      </w:r>
      <w:proofErr w:type="spellEnd"/>
      <w:r>
        <w:rPr>
          <w:lang w:eastAsia="es-ES"/>
        </w:rPr>
        <w:t xml:space="preserve"> en la página visualizada.</w:t>
      </w:r>
    </w:p>
    <w:p w:rsidR="009F3B28" w:rsidRDefault="00C30E68">
      <w:pPr>
        <w:rPr>
          <w:lang w:eastAsia="es-ES"/>
        </w:rPr>
      </w:pPr>
      <w:r>
        <w:rPr>
          <w:lang w:eastAsia="es-ES"/>
        </w:rPr>
        <w:t>Por ejemplo:</w:t>
      </w:r>
    </w:p>
    <w:p w:rsidR="009F3B28" w:rsidRDefault="00C30E68" w:rsidP="00F74067">
      <w:pPr>
        <w:pStyle w:val="Cdigo"/>
      </w:pPr>
      <w:proofErr w:type="spellStart"/>
      <w:proofErr w:type="gramStart"/>
      <w:r>
        <w:t>this.panelsManagerService.openPanel</w:t>
      </w:r>
      <w:proofErr w:type="spellEnd"/>
      <w:r>
        <w:t>(</w:t>
      </w:r>
      <w:proofErr w:type="spellStart"/>
      <w:proofErr w:type="gramEnd"/>
      <w:r>
        <w:t>nombrePanel</w:t>
      </w:r>
      <w:proofErr w:type="spellEnd"/>
      <w:r>
        <w:t>)</w:t>
      </w:r>
    </w:p>
    <w:p w:rsidR="009F3B28" w:rsidRDefault="00C30E68">
      <w:pPr>
        <w:pStyle w:val="Ttulo3"/>
        <w:rPr>
          <w:lang w:eastAsia="es-ES"/>
        </w:rPr>
      </w:pPr>
      <w:bookmarkStart w:id="475" w:name="_Toc5724115"/>
      <w:bookmarkStart w:id="476" w:name="_Toc5789183"/>
      <w:bookmarkStart w:id="477" w:name="_Toc8230527"/>
      <w:r>
        <w:rPr>
          <w:lang w:eastAsia="es-ES"/>
        </w:rPr>
        <w:t>Full Panel</w:t>
      </w:r>
      <w:bookmarkEnd w:id="475"/>
      <w:bookmarkEnd w:id="476"/>
      <w:bookmarkEnd w:id="477"/>
    </w:p>
    <w:p w:rsidR="009F3B28" w:rsidRDefault="00C30E68">
      <w:pPr>
        <w:rPr>
          <w:lang w:eastAsia="es-ES"/>
        </w:rPr>
      </w:pPr>
      <w:r>
        <w:rPr>
          <w:lang w:eastAsia="es-ES"/>
        </w:rPr>
        <w:t>Panel que abre a pantalla completa</w:t>
      </w:r>
    </w:p>
    <w:p w:rsidR="009F3B28" w:rsidRDefault="0016438C">
      <w:pPr>
        <w:jc w:val="center"/>
      </w:pPr>
      <w:r w:rsidRPr="0016438C">
        <w:rPr>
          <w:noProof/>
          <w:lang w:eastAsia="es-ES"/>
        </w:rPr>
        <w:lastRenderedPageBreak/>
        <w:drawing>
          <wp:inline distT="0" distB="0" distL="0" distR="0" wp14:anchorId="569576D0" wp14:editId="3EFBDE3B">
            <wp:extent cx="2904621" cy="199918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2953" cy="1998038"/>
                    </a:xfrm>
                    <a:prstGeom prst="rect">
                      <a:avLst/>
                    </a:prstGeom>
                  </pic:spPr>
                </pic:pic>
              </a:graphicData>
            </a:graphic>
          </wp:inline>
        </w:drawing>
      </w:r>
    </w:p>
    <w:p w:rsidR="009F3B28" w:rsidRDefault="00C30E68" w:rsidP="00C30E68">
      <w:pPr>
        <w:pStyle w:val="Ttulo4"/>
        <w:rPr>
          <w:lang w:eastAsia="es-ES"/>
        </w:rPr>
      </w:pPr>
      <w:r w:rsidRPr="00C30E68">
        <w:rPr>
          <w:i/>
          <w:iCs/>
          <w:lang w:eastAsia="es-ES"/>
        </w:rPr>
        <w:t>Uso</w:t>
      </w:r>
    </w:p>
    <w:p w:rsidR="009F3B28" w:rsidRDefault="00C30E68" w:rsidP="00F74067">
      <w:pPr>
        <w:pStyle w:val="Cdigo"/>
      </w:pPr>
      <w:r>
        <w:rPr>
          <w:color w:val="ABB2BF"/>
        </w:rPr>
        <w:t>&lt;</w:t>
      </w:r>
      <w:proofErr w:type="spellStart"/>
      <w:r>
        <w:t>the</w:t>
      </w:r>
      <w:proofErr w:type="spellEnd"/>
      <w:r>
        <w:t>-full-panel</w:t>
      </w:r>
      <w:r>
        <w:rPr>
          <w:color w:val="ABB2BF"/>
        </w:rPr>
        <w:t xml:space="preserve"> </w:t>
      </w:r>
      <w:r>
        <w:rPr>
          <w:color w:val="D19A66"/>
        </w:rPr>
        <w:t>[</w:t>
      </w:r>
      <w:proofErr w:type="spellStart"/>
      <w:r>
        <w:rPr>
          <w:color w:val="D19A66"/>
        </w:rPr>
        <w:t>panelName</w:t>
      </w:r>
      <w:proofErr w:type="spellEnd"/>
      <w:r>
        <w:rPr>
          <w:color w:val="D19A66"/>
        </w:rPr>
        <w:t>]</w:t>
      </w:r>
      <w:r>
        <w:rPr>
          <w:color w:val="ABB2BF"/>
        </w:rPr>
        <w:t>=</w:t>
      </w:r>
      <w:r>
        <w:rPr>
          <w:color w:val="98C379"/>
        </w:rPr>
        <w:t>'</w:t>
      </w:r>
      <w:proofErr w:type="spellStart"/>
      <w:r>
        <w:rPr>
          <w:color w:val="98C379"/>
        </w:rPr>
        <w:t>panelName</w:t>
      </w:r>
      <w:proofErr w:type="spellEnd"/>
      <w:r>
        <w:rPr>
          <w:color w:val="98C379"/>
        </w:rPr>
        <w:t>'</w:t>
      </w:r>
      <w:r>
        <w:rPr>
          <w:color w:val="ABB2BF"/>
        </w:rPr>
        <w:t>&gt;</w:t>
      </w:r>
    </w:p>
    <w:p w:rsidR="009F3B28" w:rsidRDefault="00C30E68" w:rsidP="00F74067">
      <w:pPr>
        <w:pStyle w:val="Cdigo"/>
      </w:pPr>
      <w:r>
        <w:rPr>
          <w:color w:val="BBBBBB"/>
        </w:rPr>
        <w:t xml:space="preserve">  </w:t>
      </w:r>
      <w:r>
        <w:rPr>
          <w:color w:val="ABB2BF"/>
        </w:rPr>
        <w:t>&lt;</w:t>
      </w:r>
      <w:proofErr w:type="gramStart"/>
      <w:r>
        <w:t>div</w:t>
      </w:r>
      <w:proofErr w:type="gramEnd"/>
      <w:r>
        <w:rPr>
          <w:color w:val="ABB2BF"/>
        </w:rPr>
        <w:t xml:space="preserve"> </w:t>
      </w:r>
      <w:r>
        <w:t>panel-</w:t>
      </w:r>
      <w:proofErr w:type="spellStart"/>
      <w:r>
        <w:t>content</w:t>
      </w:r>
      <w:proofErr w:type="spellEnd"/>
      <w:r>
        <w:rPr>
          <w:color w:val="ABB2BF"/>
        </w:rPr>
        <w:t>&gt;</w:t>
      </w:r>
    </w:p>
    <w:p w:rsidR="009F3B28" w:rsidRDefault="00C30E68" w:rsidP="00F74067">
      <w:pPr>
        <w:pStyle w:val="Cdigo"/>
      </w:pPr>
      <w:r>
        <w:t xml:space="preserve">    Contenido</w:t>
      </w:r>
    </w:p>
    <w:p w:rsidR="009F3B28" w:rsidRDefault="00C30E68" w:rsidP="00F74067">
      <w:pPr>
        <w:pStyle w:val="Cdigo"/>
      </w:pPr>
      <w:r>
        <w:rPr>
          <w:color w:val="BBBBBB"/>
        </w:rPr>
        <w:t xml:space="preserve">  </w:t>
      </w:r>
      <w:r>
        <w:rPr>
          <w:color w:val="ABB2BF"/>
        </w:rPr>
        <w:t>&lt;/</w:t>
      </w:r>
      <w:proofErr w:type="gramStart"/>
      <w:r>
        <w:t>div</w:t>
      </w:r>
      <w:proofErr w:type="gramEnd"/>
      <w:r>
        <w:rPr>
          <w:color w:val="ABB2BF"/>
        </w:rPr>
        <w:t>&gt;</w:t>
      </w:r>
    </w:p>
    <w:p w:rsidR="009F3B28" w:rsidRDefault="00C30E68" w:rsidP="00F74067">
      <w:pPr>
        <w:pStyle w:val="Cdigo"/>
      </w:pPr>
      <w:r>
        <w:rPr>
          <w:color w:val="BBBBBB"/>
        </w:rPr>
        <w:t xml:space="preserve">  </w:t>
      </w:r>
      <w:r>
        <w:rPr>
          <w:color w:val="ABB2BF"/>
        </w:rPr>
        <w:t>&lt;</w:t>
      </w:r>
      <w:proofErr w:type="gramStart"/>
      <w:r>
        <w:t>div</w:t>
      </w:r>
      <w:proofErr w:type="gramEnd"/>
      <w:r>
        <w:rPr>
          <w:color w:val="ABB2BF"/>
        </w:rPr>
        <w:t xml:space="preserve"> </w:t>
      </w:r>
      <w:r>
        <w:t>panel-</w:t>
      </w:r>
      <w:proofErr w:type="spellStart"/>
      <w:r>
        <w:t>footer</w:t>
      </w:r>
      <w:proofErr w:type="spellEnd"/>
      <w:r>
        <w:rPr>
          <w:color w:val="ABB2BF"/>
        </w:rPr>
        <w:t>&gt;</w:t>
      </w:r>
    </w:p>
    <w:p w:rsidR="009F3B28" w:rsidRDefault="00C30E68" w:rsidP="00F74067">
      <w:pPr>
        <w:pStyle w:val="Cdigo"/>
      </w:pPr>
      <w:r>
        <w:rPr>
          <w:color w:val="BBBBBB"/>
        </w:rPr>
        <w:t xml:space="preserve">    </w:t>
      </w:r>
      <w:r>
        <w:rPr>
          <w:color w:val="ABB2BF"/>
        </w:rPr>
        <w:t>&lt;</w:t>
      </w:r>
      <w:proofErr w:type="spellStart"/>
      <w:r>
        <w:t>button</w:t>
      </w:r>
      <w:proofErr w:type="spellEnd"/>
      <w:r>
        <w:rPr>
          <w:color w:val="ABB2BF"/>
        </w:rPr>
        <w:t xml:space="preserve"> </w:t>
      </w:r>
      <w:proofErr w:type="spellStart"/>
      <w:r>
        <w:rPr>
          <w:color w:val="D19A66"/>
        </w:rPr>
        <w:t>pButton</w:t>
      </w:r>
      <w:proofErr w:type="spellEnd"/>
      <w:r>
        <w:rPr>
          <w:color w:val="ABB2BF"/>
        </w:rPr>
        <w:t xml:space="preserve"> </w:t>
      </w:r>
      <w:proofErr w:type="spellStart"/>
      <w:r>
        <w:rPr>
          <w:color w:val="D19A66"/>
        </w:rPr>
        <w:t>type</w:t>
      </w:r>
      <w:proofErr w:type="spellEnd"/>
      <w:r>
        <w:rPr>
          <w:color w:val="ABB2BF"/>
        </w:rPr>
        <w:t>=</w:t>
      </w:r>
      <w:r>
        <w:t>"</w:t>
      </w:r>
      <w:proofErr w:type="spellStart"/>
      <w:r>
        <w:t>button</w:t>
      </w:r>
      <w:proofErr w:type="spellEnd"/>
      <w:r>
        <w:t>"</w:t>
      </w:r>
      <w:r>
        <w:rPr>
          <w:color w:val="ABB2BF"/>
        </w:rPr>
        <w:t xml:space="preserve"> </w:t>
      </w:r>
      <w:proofErr w:type="spellStart"/>
      <w:r>
        <w:rPr>
          <w:color w:val="D19A66"/>
        </w:rPr>
        <w:t>label</w:t>
      </w:r>
      <w:proofErr w:type="spellEnd"/>
      <w:r>
        <w:rPr>
          <w:color w:val="ABB2BF"/>
        </w:rPr>
        <w:t>=</w:t>
      </w:r>
      <w:r>
        <w:t>"</w:t>
      </w:r>
      <w:proofErr w:type="spellStart"/>
      <w:r>
        <w:t>Save</w:t>
      </w:r>
      <w:proofErr w:type="spellEnd"/>
      <w:r>
        <w:t>"</w:t>
      </w:r>
      <w:r>
        <w:rPr>
          <w:color w:val="ABB2BF"/>
        </w:rPr>
        <w:t xml:space="preserve"> </w:t>
      </w:r>
      <w:proofErr w:type="spellStart"/>
      <w:r>
        <w:rPr>
          <w:color w:val="D19A66"/>
        </w:rPr>
        <w:t>class</w:t>
      </w:r>
      <w:proofErr w:type="spellEnd"/>
      <w:r>
        <w:rPr>
          <w:color w:val="ABB2BF"/>
        </w:rPr>
        <w:t>=</w:t>
      </w:r>
      <w:r>
        <w:t>"</w:t>
      </w:r>
      <w:proofErr w:type="spellStart"/>
      <w:r>
        <w:t>ui-button-success</w:t>
      </w:r>
      <w:proofErr w:type="spellEnd"/>
      <w:r>
        <w:t>"</w:t>
      </w:r>
      <w:r>
        <w:rPr>
          <w:color w:val="ABB2BF"/>
        </w:rPr>
        <w:t>&gt;&lt;/</w:t>
      </w:r>
      <w:proofErr w:type="spellStart"/>
      <w:r>
        <w:t>button</w:t>
      </w:r>
      <w:proofErr w:type="spellEnd"/>
      <w:r>
        <w:rPr>
          <w:color w:val="ABB2BF"/>
        </w:rPr>
        <w:t>&gt;</w:t>
      </w:r>
    </w:p>
    <w:p w:rsidR="009F3B28" w:rsidRDefault="00C30E68" w:rsidP="00F74067">
      <w:pPr>
        <w:pStyle w:val="Cdigo"/>
      </w:pPr>
      <w:r>
        <w:rPr>
          <w:color w:val="BBBBBB"/>
        </w:rPr>
        <w:t xml:space="preserve">    </w:t>
      </w:r>
      <w:r>
        <w:rPr>
          <w:color w:val="ABB2BF"/>
        </w:rPr>
        <w:t>&lt;</w:t>
      </w:r>
      <w:proofErr w:type="spellStart"/>
      <w:r>
        <w:t>button</w:t>
      </w:r>
      <w:proofErr w:type="spellEnd"/>
      <w:r>
        <w:rPr>
          <w:color w:val="ABB2BF"/>
        </w:rPr>
        <w:t xml:space="preserve"> </w:t>
      </w:r>
      <w:proofErr w:type="spellStart"/>
      <w:r>
        <w:rPr>
          <w:color w:val="D19A66"/>
        </w:rPr>
        <w:t>pButton</w:t>
      </w:r>
      <w:proofErr w:type="spellEnd"/>
      <w:r>
        <w:rPr>
          <w:color w:val="ABB2BF"/>
        </w:rPr>
        <w:t xml:space="preserve"> </w:t>
      </w:r>
      <w:proofErr w:type="spellStart"/>
      <w:r>
        <w:rPr>
          <w:color w:val="D19A66"/>
        </w:rPr>
        <w:t>type</w:t>
      </w:r>
      <w:proofErr w:type="spellEnd"/>
      <w:r>
        <w:rPr>
          <w:color w:val="ABB2BF"/>
        </w:rPr>
        <w:t>=</w:t>
      </w:r>
      <w:r>
        <w:t>"</w:t>
      </w:r>
      <w:proofErr w:type="spellStart"/>
      <w:r>
        <w:t>button</w:t>
      </w:r>
      <w:proofErr w:type="spellEnd"/>
      <w:r>
        <w:t>"</w:t>
      </w:r>
      <w:r>
        <w:rPr>
          <w:color w:val="ABB2BF"/>
        </w:rPr>
        <w:t xml:space="preserve"> </w:t>
      </w:r>
      <w:proofErr w:type="spellStart"/>
      <w:r>
        <w:rPr>
          <w:color w:val="D19A66"/>
        </w:rPr>
        <w:t>label</w:t>
      </w:r>
      <w:proofErr w:type="spellEnd"/>
      <w:r>
        <w:rPr>
          <w:color w:val="ABB2BF"/>
        </w:rPr>
        <w:t>=</w:t>
      </w:r>
      <w:r>
        <w:t>"Cancel"</w:t>
      </w:r>
      <w:r>
        <w:rPr>
          <w:color w:val="ABB2BF"/>
        </w:rPr>
        <w:t xml:space="preserve"> </w:t>
      </w:r>
      <w:proofErr w:type="spellStart"/>
      <w:r>
        <w:rPr>
          <w:color w:val="D19A66"/>
        </w:rPr>
        <w:t>class</w:t>
      </w:r>
      <w:proofErr w:type="spellEnd"/>
      <w:r>
        <w:rPr>
          <w:color w:val="ABB2BF"/>
        </w:rPr>
        <w:t>=</w:t>
      </w:r>
      <w:r>
        <w:t>"</w:t>
      </w:r>
      <w:proofErr w:type="spellStart"/>
      <w:r>
        <w:t>ui-button-secondary</w:t>
      </w:r>
      <w:proofErr w:type="spellEnd"/>
      <w:r>
        <w:t>"</w:t>
      </w:r>
      <w:r>
        <w:rPr>
          <w:color w:val="ABB2BF"/>
        </w:rPr>
        <w:t>&gt;&lt;/</w:t>
      </w:r>
      <w:proofErr w:type="spellStart"/>
      <w:r>
        <w:t>button</w:t>
      </w:r>
      <w:proofErr w:type="spellEnd"/>
      <w:r>
        <w:rPr>
          <w:color w:val="ABB2BF"/>
        </w:rPr>
        <w:t>&gt;</w:t>
      </w:r>
    </w:p>
    <w:p w:rsidR="009F3B28" w:rsidRDefault="00C30E68" w:rsidP="00F74067">
      <w:pPr>
        <w:pStyle w:val="Cdigo"/>
      </w:pPr>
      <w:r>
        <w:rPr>
          <w:color w:val="BBBBBB"/>
        </w:rPr>
        <w:t xml:space="preserve">  </w:t>
      </w:r>
      <w:r>
        <w:rPr>
          <w:color w:val="ABB2BF"/>
        </w:rPr>
        <w:t>&lt;/</w:t>
      </w:r>
      <w:proofErr w:type="gramStart"/>
      <w:r>
        <w:t>div</w:t>
      </w:r>
      <w:proofErr w:type="gramEnd"/>
      <w:r>
        <w:rPr>
          <w:color w:val="ABB2BF"/>
        </w:rPr>
        <w:t>&gt;</w:t>
      </w:r>
    </w:p>
    <w:p w:rsidR="009F3B28" w:rsidRDefault="009F3B28" w:rsidP="00F74067">
      <w:pPr>
        <w:pStyle w:val="Cdigo"/>
      </w:pPr>
    </w:p>
    <w:p w:rsidR="009F3B28" w:rsidRDefault="00C30E68" w:rsidP="00F74067">
      <w:pPr>
        <w:pStyle w:val="Cdigo"/>
      </w:pPr>
      <w:r>
        <w:rPr>
          <w:color w:val="ABB2BF"/>
        </w:rPr>
        <w:t>&lt;/</w:t>
      </w:r>
      <w:proofErr w:type="spellStart"/>
      <w:proofErr w:type="gramStart"/>
      <w:r>
        <w:t>the</w:t>
      </w:r>
      <w:proofErr w:type="spellEnd"/>
      <w:r>
        <w:t>-full-panel</w:t>
      </w:r>
      <w:proofErr w:type="gramEnd"/>
      <w:r>
        <w:rPr>
          <w:color w:val="ABB2BF"/>
        </w:rPr>
        <w:t>&gt;</w:t>
      </w:r>
    </w:p>
    <w:p w:rsidR="00C30E68" w:rsidRPr="00F74067" w:rsidRDefault="00C30E68" w:rsidP="00F74067">
      <w:pPr>
        <w:pStyle w:val="Ttulo4"/>
      </w:pPr>
      <w:r w:rsidRPr="00F74067">
        <w:t>Parámetros</w:t>
      </w:r>
    </w:p>
    <w:p w:rsidR="009F3B28" w:rsidRDefault="00C30E68">
      <w:pPr>
        <w:rPr>
          <w:lang w:eastAsia="es-ES"/>
        </w:rPr>
      </w:pPr>
      <w:r>
        <w:rPr>
          <w:lang w:eastAsia="es-ES"/>
        </w:rPr>
        <w:t>El uso del full panel es igual al del SIDE PANEL.</w:t>
      </w:r>
    </w:p>
    <w:tbl>
      <w:tblPr>
        <w:tblW w:w="9288" w:type="dxa"/>
        <w:tblCellMar>
          <w:left w:w="10" w:type="dxa"/>
          <w:right w:w="10" w:type="dxa"/>
        </w:tblCellMar>
        <w:tblLook w:val="04A0" w:firstRow="1" w:lastRow="0" w:firstColumn="1" w:lastColumn="0" w:noHBand="0" w:noVBand="1"/>
      </w:tblPr>
      <w:tblGrid>
        <w:gridCol w:w="1281"/>
        <w:gridCol w:w="758"/>
        <w:gridCol w:w="2038"/>
        <w:gridCol w:w="5211"/>
      </w:tblGrid>
      <w:tr w:rsidR="009F3B28">
        <w:tc>
          <w:tcPr>
            <w:tcW w:w="12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7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20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Valor por defecto</w:t>
            </w:r>
          </w:p>
        </w:tc>
        <w:tc>
          <w:tcPr>
            <w:tcW w:w="52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r>
      <w:tr w:rsidR="009F3B28">
        <w:tc>
          <w:tcPr>
            <w:tcW w:w="12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panelName</w:t>
            </w:r>
            <w:proofErr w:type="spellEnd"/>
          </w:p>
        </w:tc>
        <w:tc>
          <w:tcPr>
            <w:tcW w:w="7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20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c>
          <w:tcPr>
            <w:tcW w:w="52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Nombre del panel para su gestión por el servicio de paneles</w:t>
            </w:r>
          </w:p>
        </w:tc>
      </w:tr>
    </w:tbl>
    <w:p w:rsidR="009F3B28" w:rsidRDefault="009F3B28">
      <w:pPr>
        <w:rPr>
          <w:lang w:eastAsia="es-ES"/>
        </w:rPr>
      </w:pPr>
    </w:p>
    <w:p w:rsidR="009F3B28" w:rsidRDefault="00C30E68">
      <w:pPr>
        <w:rPr>
          <w:lang w:eastAsia="es-ES"/>
        </w:rPr>
      </w:pPr>
      <w:r>
        <w:rPr>
          <w:lang w:eastAsia="es-ES"/>
        </w:rPr>
        <w:t xml:space="preserve">Mediante el servicio de gestión de paneles será posible abrir o cerrar un panel que previamente haya sido registrado en él  y se haya </w:t>
      </w:r>
      <w:proofErr w:type="spellStart"/>
      <w:r>
        <w:rPr>
          <w:lang w:eastAsia="es-ES"/>
        </w:rPr>
        <w:t>incluído</w:t>
      </w:r>
      <w:proofErr w:type="spellEnd"/>
      <w:r>
        <w:rPr>
          <w:lang w:eastAsia="es-ES"/>
        </w:rPr>
        <w:t xml:space="preserve"> en la página visualizada.</w:t>
      </w:r>
    </w:p>
    <w:p w:rsidR="009F3B28" w:rsidRDefault="00C30E68" w:rsidP="00F74067">
      <w:pPr>
        <w:pStyle w:val="Cdigo"/>
      </w:pPr>
      <w:proofErr w:type="spellStart"/>
      <w:r>
        <w:t>this.panelsManagerService.openPanel</w:t>
      </w:r>
      <w:proofErr w:type="spellEnd"/>
      <w:r>
        <w:t xml:space="preserve"> (</w:t>
      </w:r>
      <w:proofErr w:type="spellStart"/>
      <w:r>
        <w:t>nombrePanel</w:t>
      </w:r>
      <w:proofErr w:type="spellEnd"/>
      <w:r>
        <w:t>)</w:t>
      </w:r>
    </w:p>
    <w:p w:rsidR="009F3B28" w:rsidRDefault="00C30E68">
      <w:pPr>
        <w:pStyle w:val="Ttulo3"/>
        <w:rPr>
          <w:lang w:eastAsia="es-ES"/>
        </w:rPr>
      </w:pPr>
      <w:bookmarkStart w:id="478" w:name="_Toc5724116"/>
      <w:bookmarkStart w:id="479" w:name="_Toc5789184"/>
      <w:bookmarkStart w:id="480" w:name="_Toc8230528"/>
      <w:proofErr w:type="spellStart"/>
      <w:r>
        <w:rPr>
          <w:lang w:eastAsia="es-ES"/>
        </w:rPr>
        <w:t>Multipanel</w:t>
      </w:r>
      <w:bookmarkEnd w:id="478"/>
      <w:bookmarkEnd w:id="479"/>
      <w:bookmarkEnd w:id="480"/>
      <w:proofErr w:type="spellEnd"/>
    </w:p>
    <w:p w:rsidR="00F74067" w:rsidRDefault="00F74067">
      <w:pPr>
        <w:jc w:val="center"/>
        <w:rPr>
          <w:noProof/>
          <w:lang w:eastAsia="es-ES"/>
        </w:rPr>
      </w:pPr>
    </w:p>
    <w:p w:rsidR="009F3B28" w:rsidRDefault="00C30E68">
      <w:pPr>
        <w:jc w:val="center"/>
      </w:pPr>
      <w:r>
        <w:rPr>
          <w:noProof/>
          <w:lang w:eastAsia="es-ES"/>
        </w:rPr>
        <w:drawing>
          <wp:inline distT="0" distB="0" distL="0" distR="0" wp14:anchorId="5F896103" wp14:editId="345B994A">
            <wp:extent cx="1766325" cy="959836"/>
            <wp:effectExtent l="0" t="0" r="5715" b="0"/>
            <wp:docPr id="7"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70028"/>
                    <a:stretch/>
                  </pic:blipFill>
                  <pic:spPr bwMode="auto">
                    <a:xfrm>
                      <a:off x="0" y="0"/>
                      <a:ext cx="1765459" cy="959365"/>
                    </a:xfrm>
                    <a:prstGeom prst="rect">
                      <a:avLst/>
                    </a:prstGeom>
                    <a:noFill/>
                    <a:ln>
                      <a:noFill/>
                    </a:ln>
                    <a:extLst>
                      <a:ext uri="{53640926-AAD7-44D8-BBD7-CCE9431645EC}">
                        <a14:shadowObscured xmlns:a14="http://schemas.microsoft.com/office/drawing/2010/main"/>
                      </a:ext>
                    </a:extLst>
                  </pic:spPr>
                </pic:pic>
              </a:graphicData>
            </a:graphic>
          </wp:inline>
        </w:drawing>
      </w:r>
    </w:p>
    <w:p w:rsidR="009F3B28" w:rsidRDefault="00C30E68">
      <w:pPr>
        <w:rPr>
          <w:lang w:eastAsia="es-ES"/>
        </w:rPr>
      </w:pPr>
      <w:r>
        <w:rPr>
          <w:lang w:eastAsia="es-ES"/>
        </w:rPr>
        <w:t xml:space="preserve">Es un componente que permite cargar paneles desde una barra lateral que contendrá un botón </w:t>
      </w:r>
      <w:proofErr w:type="spellStart"/>
      <w:r>
        <w:rPr>
          <w:lang w:eastAsia="es-ES"/>
        </w:rPr>
        <w:t>toggle</w:t>
      </w:r>
      <w:proofErr w:type="spellEnd"/>
      <w:r>
        <w:rPr>
          <w:lang w:eastAsia="es-ES"/>
        </w:rPr>
        <w:t xml:space="preserve"> por cada panel registrado en el componente</w:t>
      </w:r>
    </w:p>
    <w:p w:rsidR="009F3B28" w:rsidRDefault="00C30E68" w:rsidP="00C30E68">
      <w:pPr>
        <w:pStyle w:val="Ttulo4"/>
        <w:rPr>
          <w:lang w:eastAsia="es-ES"/>
        </w:rPr>
      </w:pPr>
      <w:r w:rsidRPr="00C30E68">
        <w:rPr>
          <w:i/>
          <w:iCs/>
          <w:lang w:eastAsia="es-ES"/>
        </w:rPr>
        <w:t>Uso</w:t>
      </w:r>
    </w:p>
    <w:p w:rsidR="009F3B28" w:rsidRDefault="00C30E68" w:rsidP="00F74067">
      <w:pPr>
        <w:pStyle w:val="Cdigo"/>
      </w:pPr>
      <w:r>
        <w:rPr>
          <w:color w:val="ABB2BF"/>
        </w:rPr>
        <w:lastRenderedPageBreak/>
        <w:t>&lt;</w:t>
      </w:r>
      <w:proofErr w:type="spellStart"/>
      <w:proofErr w:type="gramStart"/>
      <w:r>
        <w:rPr>
          <w:color w:val="E06C75"/>
        </w:rPr>
        <w:t>the-multipanel</w:t>
      </w:r>
      <w:proofErr w:type="spellEnd"/>
      <w:proofErr w:type="gramEnd"/>
      <w:r>
        <w:rPr>
          <w:color w:val="ABB2BF"/>
        </w:rPr>
        <w:t xml:space="preserve"> </w:t>
      </w:r>
      <w:r>
        <w:rPr>
          <w:color w:val="D19A66"/>
        </w:rPr>
        <w:t>[</w:t>
      </w:r>
      <w:proofErr w:type="spellStart"/>
      <w:r>
        <w:rPr>
          <w:color w:val="D19A66"/>
        </w:rPr>
        <w:t>panelsIcons</w:t>
      </w:r>
      <w:proofErr w:type="spellEnd"/>
      <w:r>
        <w:rPr>
          <w:color w:val="D19A66"/>
        </w:rPr>
        <w:t>]</w:t>
      </w:r>
      <w:r>
        <w:rPr>
          <w:color w:val="ABB2BF"/>
        </w:rPr>
        <w:t>=</w:t>
      </w:r>
      <w:r>
        <w:t>"['pi pi-</w:t>
      </w:r>
      <w:proofErr w:type="spellStart"/>
      <w:r>
        <w:t>search</w:t>
      </w:r>
      <w:proofErr w:type="spellEnd"/>
      <w:r>
        <w:t>','pi pi-</w:t>
      </w:r>
      <w:proofErr w:type="spellStart"/>
      <w:r>
        <w:t>ellipsis</w:t>
      </w:r>
      <w:proofErr w:type="spellEnd"/>
      <w:r>
        <w:t>-v']"</w:t>
      </w:r>
      <w:r>
        <w:rPr>
          <w:color w:val="ABB2BF"/>
        </w:rPr>
        <w:t xml:space="preserve"> </w:t>
      </w:r>
      <w:r>
        <w:rPr>
          <w:color w:val="D19A66"/>
        </w:rPr>
        <w:t>[</w:t>
      </w:r>
      <w:proofErr w:type="spellStart"/>
      <w:r>
        <w:rPr>
          <w:color w:val="D19A66"/>
        </w:rPr>
        <w:t>panelsNames</w:t>
      </w:r>
      <w:proofErr w:type="spellEnd"/>
      <w:r>
        <w:rPr>
          <w:color w:val="D19A66"/>
        </w:rPr>
        <w:t>]</w:t>
      </w:r>
      <w:r>
        <w:rPr>
          <w:color w:val="ABB2BF"/>
        </w:rPr>
        <w:t>=</w:t>
      </w:r>
      <w:r>
        <w:t>"['base-</w:t>
      </w:r>
      <w:proofErr w:type="spellStart"/>
      <w:r>
        <w:t>layers</w:t>
      </w:r>
      <w:proofErr w:type="spellEnd"/>
      <w:r>
        <w:t>','</w:t>
      </w:r>
      <w:proofErr w:type="spellStart"/>
      <w:r>
        <w:t>login</w:t>
      </w:r>
      <w:proofErr w:type="spellEnd"/>
      <w:r>
        <w:t>-panel']"</w:t>
      </w:r>
      <w:r>
        <w:rPr>
          <w:color w:val="ABB2BF"/>
        </w:rPr>
        <w:t>&gt;</w:t>
      </w:r>
    </w:p>
    <w:p w:rsidR="009F3B28" w:rsidRDefault="00C30E68" w:rsidP="00F74067">
      <w:pPr>
        <w:pStyle w:val="Cdigo"/>
      </w:pPr>
      <w:r>
        <w:rPr>
          <w:color w:val="ABB2BF"/>
        </w:rPr>
        <w:t>&lt;/</w:t>
      </w:r>
      <w:proofErr w:type="spellStart"/>
      <w:proofErr w:type="gramStart"/>
      <w:r>
        <w:t>the-multipanel</w:t>
      </w:r>
      <w:proofErr w:type="spellEnd"/>
      <w:proofErr w:type="gramEnd"/>
      <w:r>
        <w:rPr>
          <w:color w:val="ABB2BF"/>
        </w:rPr>
        <w:t>&gt;</w:t>
      </w:r>
    </w:p>
    <w:p w:rsidR="009F3B28" w:rsidRDefault="00C30E68">
      <w:pPr>
        <w:pStyle w:val="Ttulo4"/>
        <w:rPr>
          <w:lang w:eastAsia="es-ES"/>
        </w:rPr>
      </w:pPr>
      <w:r>
        <w:rPr>
          <w:lang w:eastAsia="es-ES"/>
        </w:rPr>
        <w:t>Parámetros</w:t>
      </w:r>
    </w:p>
    <w:tbl>
      <w:tblPr>
        <w:tblW w:w="9288" w:type="dxa"/>
        <w:tblCellMar>
          <w:left w:w="10" w:type="dxa"/>
          <w:right w:w="10" w:type="dxa"/>
        </w:tblCellMar>
        <w:tblLook w:val="04A0" w:firstRow="1" w:lastRow="0" w:firstColumn="1" w:lastColumn="0" w:noHBand="0" w:noVBand="1"/>
      </w:tblPr>
      <w:tblGrid>
        <w:gridCol w:w="1463"/>
        <w:gridCol w:w="916"/>
        <w:gridCol w:w="1148"/>
        <w:gridCol w:w="5761"/>
      </w:tblGrid>
      <w:tr w:rsidR="009F3B2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9F3B28">
            <w:pPr>
              <w:spacing w:after="100"/>
              <w:jc w:val="both"/>
              <w:rPr>
                <w:rFonts w:ascii="Georgia" w:eastAsia="Times New Roman" w:hAnsi="Georgia" w:cs="Times New Roman"/>
                <w:color w:val="373D49"/>
                <w:sz w:val="21"/>
                <w:szCs w:val="21"/>
                <w:lang w:eastAsia="es-ES"/>
              </w:rPr>
            </w:pPr>
          </w:p>
        </w:tc>
      </w:tr>
      <w:tr w:rsidR="009F3B2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panelsIcons</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r>
              <w:rPr>
                <w:rFonts w:ascii="Georgia" w:eastAsia="Times New Roman" w:hAnsi="Georgia" w:cs="Times New Roman"/>
                <w:color w:val="373D49"/>
                <w:sz w:val="21"/>
                <w:szCs w:val="21"/>
                <w:lang w:eastAsia="es-ES"/>
              </w:rPr>
              <w:t>[]</w:t>
            </w:r>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proofErr w:type="spellStart"/>
            <w:r>
              <w:rPr>
                <w:rFonts w:ascii="Georgia" w:eastAsia="Times New Roman" w:hAnsi="Georgia" w:cs="Times New Roman"/>
                <w:color w:val="373D49"/>
                <w:sz w:val="21"/>
                <w:szCs w:val="21"/>
                <w:lang w:eastAsia="es-ES"/>
              </w:rPr>
              <w:t>Array</w:t>
            </w:r>
            <w:proofErr w:type="spellEnd"/>
            <w:r>
              <w:rPr>
                <w:rFonts w:ascii="Georgia" w:eastAsia="Times New Roman" w:hAnsi="Georgia" w:cs="Times New Roman"/>
                <w:color w:val="373D49"/>
                <w:sz w:val="21"/>
                <w:szCs w:val="21"/>
                <w:lang w:eastAsia="es-ES"/>
              </w:rPr>
              <w:t xml:space="preserve"> de iconos que se usarán para mostrar en el botón que activa cada panel. Los iconos se mostrarán en el orden en el que se definan y se asignarán a cada panel en el mismo o</w:t>
            </w:r>
            <w:r>
              <w:rPr>
                <w:rFonts w:ascii="Georgia" w:eastAsia="Times New Roman" w:hAnsi="Georgia" w:cs="Times New Roman"/>
                <w:color w:val="373D49"/>
                <w:sz w:val="21"/>
                <w:szCs w:val="21"/>
                <w:lang w:eastAsia="es-ES"/>
              </w:rPr>
              <w:t>r</w:t>
            </w:r>
            <w:r>
              <w:rPr>
                <w:rFonts w:ascii="Georgia" w:eastAsia="Times New Roman" w:hAnsi="Georgia" w:cs="Times New Roman"/>
                <w:color w:val="373D49"/>
                <w:sz w:val="21"/>
                <w:szCs w:val="21"/>
                <w:lang w:eastAsia="es-ES"/>
              </w:rPr>
              <w:t>den.</w:t>
            </w:r>
          </w:p>
          <w:p w:rsidR="009F3B28" w:rsidRDefault="00C30E68">
            <w:pPr>
              <w:spacing w:after="100"/>
              <w:jc w:val="both"/>
            </w:pPr>
            <w:r>
              <w:rPr>
                <w:rFonts w:ascii="Georgia" w:eastAsia="Times New Roman" w:hAnsi="Georgia" w:cs="Times New Roman"/>
                <w:color w:val="373D49"/>
                <w:sz w:val="21"/>
                <w:szCs w:val="21"/>
                <w:lang w:eastAsia="es-ES"/>
              </w:rPr>
              <w:t xml:space="preserve">Soporta iconos de </w:t>
            </w:r>
            <w:proofErr w:type="spellStart"/>
            <w:r>
              <w:rPr>
                <w:rFonts w:ascii="Georgia" w:eastAsia="Times New Roman" w:hAnsi="Georgia" w:cs="Times New Roman"/>
                <w:color w:val="373D49"/>
                <w:sz w:val="21"/>
                <w:szCs w:val="21"/>
                <w:lang w:eastAsia="es-ES"/>
              </w:rPr>
              <w:t>PrimeIcons</w:t>
            </w:r>
            <w:proofErr w:type="spellEnd"/>
            <w:r>
              <w:rPr>
                <w:rFonts w:ascii="Georgia" w:eastAsia="Times New Roman" w:hAnsi="Georgia" w:cs="Times New Roman"/>
                <w:color w:val="373D49"/>
                <w:sz w:val="21"/>
                <w:szCs w:val="21"/>
                <w:lang w:eastAsia="es-ES"/>
              </w:rPr>
              <w:t xml:space="preserve"> y </w:t>
            </w:r>
            <w:proofErr w:type="spellStart"/>
            <w:r>
              <w:rPr>
                <w:rFonts w:ascii="Georgia" w:eastAsia="Times New Roman" w:hAnsi="Georgia" w:cs="Times New Roman"/>
                <w:color w:val="373D49"/>
                <w:sz w:val="21"/>
                <w:szCs w:val="21"/>
                <w:lang w:eastAsia="es-ES"/>
              </w:rPr>
              <w:t>FontAweson</w:t>
            </w:r>
            <w:proofErr w:type="spellEnd"/>
            <w:r>
              <w:rPr>
                <w:rFonts w:ascii="Georgia" w:eastAsia="Times New Roman" w:hAnsi="Georgia" w:cs="Times New Roman"/>
                <w:color w:val="373D49"/>
                <w:sz w:val="21"/>
                <w:szCs w:val="21"/>
                <w:lang w:eastAsia="es-ES"/>
              </w:rPr>
              <w:t xml:space="preserve"> 4.7</w:t>
            </w:r>
          </w:p>
        </w:tc>
      </w:tr>
      <w:tr w:rsidR="009F3B2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panelsNames</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r>
              <w:rPr>
                <w:rFonts w:ascii="Georgia" w:eastAsia="Times New Roman" w:hAnsi="Georgia" w:cs="Times New Roman"/>
                <w:color w:val="373D49"/>
                <w:sz w:val="21"/>
                <w:szCs w:val="21"/>
                <w:lang w:eastAsia="es-ES"/>
              </w:rPr>
              <w:t>[]</w:t>
            </w:r>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spacing w:after="100"/>
              <w:jc w:val="both"/>
            </w:pPr>
            <w:r>
              <w:rPr>
                <w:rFonts w:ascii="Georgia" w:eastAsia="Times New Roman" w:hAnsi="Georgia" w:cs="Times New Roman"/>
                <w:color w:val="373D49"/>
                <w:sz w:val="21"/>
                <w:szCs w:val="21"/>
                <w:lang w:eastAsia="es-ES"/>
              </w:rPr>
              <w:t xml:space="preserve">Nombre de los paneles a mostrar desde el </w:t>
            </w:r>
            <w:proofErr w:type="spellStart"/>
            <w:r>
              <w:rPr>
                <w:rFonts w:ascii="Georgia" w:eastAsia="Times New Roman" w:hAnsi="Georgia" w:cs="Times New Roman"/>
                <w:color w:val="373D49"/>
                <w:sz w:val="21"/>
                <w:szCs w:val="21"/>
                <w:lang w:eastAsia="es-ES"/>
              </w:rPr>
              <w:t>multipanel</w:t>
            </w:r>
            <w:proofErr w:type="spellEnd"/>
            <w:r>
              <w:rPr>
                <w:rFonts w:ascii="Georgia" w:eastAsia="Times New Roman" w:hAnsi="Georgia" w:cs="Times New Roman"/>
                <w:color w:val="373D49"/>
                <w:sz w:val="21"/>
                <w:szCs w:val="21"/>
                <w:lang w:eastAsia="es-ES"/>
              </w:rPr>
              <w:t>. Para cada panel se genera un botón que abre y cierra el panel</w:t>
            </w:r>
          </w:p>
        </w:tc>
      </w:tr>
    </w:tbl>
    <w:p w:rsidR="00C30E68" w:rsidRDefault="00C30E68" w:rsidP="00C30E68">
      <w:pPr>
        <w:pStyle w:val="Ttulo3"/>
        <w:rPr>
          <w:lang w:eastAsia="es-ES"/>
        </w:rPr>
      </w:pPr>
      <w:bookmarkStart w:id="481" w:name="_Toc8230529"/>
      <w:bookmarkStart w:id="482" w:name="_Toc5724117"/>
      <w:bookmarkStart w:id="483" w:name="_Toc5789185"/>
      <w:proofErr w:type="spellStart"/>
      <w:r>
        <w:rPr>
          <w:lang w:eastAsia="es-ES"/>
        </w:rPr>
        <w:t>Card</w:t>
      </w:r>
      <w:bookmarkEnd w:id="481"/>
      <w:proofErr w:type="spellEnd"/>
    </w:p>
    <w:p w:rsidR="00C30E68" w:rsidRDefault="00C30E68" w:rsidP="00C30E68">
      <w:pPr>
        <w:jc w:val="center"/>
      </w:pPr>
      <w:r w:rsidRPr="00C30E68">
        <w:rPr>
          <w:noProof/>
          <w:lang w:eastAsia="es-ES"/>
        </w:rPr>
        <w:drawing>
          <wp:inline distT="0" distB="0" distL="0" distR="0" wp14:anchorId="055315A8" wp14:editId="5F7282C7">
            <wp:extent cx="1607300" cy="16598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08112" cy="1660715"/>
                    </a:xfrm>
                    <a:prstGeom prst="rect">
                      <a:avLst/>
                    </a:prstGeom>
                  </pic:spPr>
                </pic:pic>
              </a:graphicData>
            </a:graphic>
          </wp:inline>
        </w:drawing>
      </w:r>
    </w:p>
    <w:p w:rsidR="00C30E68" w:rsidRDefault="00C30E68" w:rsidP="00C30E68">
      <w:pPr>
        <w:rPr>
          <w:lang w:eastAsia="es-ES"/>
        </w:rPr>
      </w:pPr>
      <w:r>
        <w:rPr>
          <w:lang w:eastAsia="es-ES"/>
        </w:rPr>
        <w:t xml:space="preserve">Es un componente que permite mostrar contenido en forma de </w:t>
      </w:r>
      <w:proofErr w:type="spellStart"/>
      <w:r>
        <w:rPr>
          <w:lang w:eastAsia="es-ES"/>
        </w:rPr>
        <w:t>card</w:t>
      </w:r>
      <w:proofErr w:type="spellEnd"/>
      <w:r>
        <w:rPr>
          <w:lang w:eastAsia="es-ES"/>
        </w:rPr>
        <w:t xml:space="preserve">. </w:t>
      </w:r>
    </w:p>
    <w:p w:rsidR="00C30E68" w:rsidRPr="00F74067" w:rsidRDefault="00C30E68" w:rsidP="00F74067">
      <w:pPr>
        <w:pStyle w:val="Ttulo4"/>
      </w:pPr>
      <w:r w:rsidRPr="00F74067">
        <w:t>Uso</w:t>
      </w:r>
    </w:p>
    <w:p w:rsidR="00C30E68" w:rsidRPr="00C30E68" w:rsidRDefault="00C30E68" w:rsidP="00F74067">
      <w:pPr>
        <w:pStyle w:val="Cdigo"/>
        <w:rPr>
          <w:color w:val="BBBBBB"/>
        </w:rPr>
      </w:pPr>
      <w:r w:rsidRPr="00C30E68">
        <w:rPr>
          <w:color w:val="BBBBBB"/>
          <w:sz w:val="10"/>
        </w:rPr>
        <w:t xml:space="preserve">        </w:t>
      </w:r>
      <w:r w:rsidRPr="00C30E68">
        <w:rPr>
          <w:color w:val="ABB2BF"/>
        </w:rPr>
        <w:t>&lt;</w:t>
      </w:r>
      <w:proofErr w:type="spellStart"/>
      <w:r w:rsidRPr="00C30E68">
        <w:rPr>
          <w:color w:val="E06C75"/>
        </w:rPr>
        <w:t>the-card</w:t>
      </w:r>
      <w:proofErr w:type="spellEnd"/>
      <w:r w:rsidRPr="00C30E68">
        <w:rPr>
          <w:color w:val="ABB2BF"/>
        </w:rPr>
        <w:t xml:space="preserve"> </w:t>
      </w:r>
      <w:proofErr w:type="spellStart"/>
      <w:r w:rsidRPr="00C30E68">
        <w:rPr>
          <w:color w:val="D19A66"/>
        </w:rPr>
        <w:t>title</w:t>
      </w:r>
      <w:proofErr w:type="spellEnd"/>
      <w:r w:rsidRPr="00C30E68">
        <w:rPr>
          <w:color w:val="ABB2BF"/>
        </w:rPr>
        <w:t>=</w:t>
      </w:r>
      <w:r w:rsidRPr="00C30E68">
        <w:t>"título"</w:t>
      </w:r>
      <w:r w:rsidRPr="00C30E68">
        <w:rPr>
          <w:color w:val="ABB2BF"/>
        </w:rPr>
        <w:t xml:space="preserve"> </w:t>
      </w:r>
      <w:proofErr w:type="spellStart"/>
      <w:r w:rsidRPr="00C30E68">
        <w:rPr>
          <w:color w:val="D19A66"/>
        </w:rPr>
        <w:t>subtitle</w:t>
      </w:r>
      <w:proofErr w:type="spellEnd"/>
      <w:r w:rsidRPr="00C30E68">
        <w:rPr>
          <w:color w:val="ABB2BF"/>
        </w:rPr>
        <w:t>=</w:t>
      </w:r>
      <w:r w:rsidRPr="00C30E68">
        <w:t>"Subtítulo"</w:t>
      </w:r>
      <w:r w:rsidRPr="00C30E68">
        <w:rPr>
          <w:color w:val="ABB2BF"/>
        </w:rPr>
        <w:t>&gt;</w:t>
      </w:r>
    </w:p>
    <w:p w:rsidR="00C30E68" w:rsidRPr="00C30E68" w:rsidRDefault="00C30E68" w:rsidP="00F74067">
      <w:pPr>
        <w:pStyle w:val="Cdigo"/>
      </w:pPr>
      <w:r w:rsidRPr="00C30E68">
        <w:t xml:space="preserve">          </w:t>
      </w:r>
      <w:r w:rsidRPr="00C30E68">
        <w:rPr>
          <w:color w:val="ABB2BF"/>
        </w:rPr>
        <w:t>&lt;</w:t>
      </w:r>
      <w:proofErr w:type="gramStart"/>
      <w:r w:rsidRPr="00C30E68">
        <w:rPr>
          <w:color w:val="E06C75"/>
        </w:rPr>
        <w:t>div</w:t>
      </w:r>
      <w:proofErr w:type="gramEnd"/>
      <w:r w:rsidRPr="00C30E68">
        <w:rPr>
          <w:color w:val="ABB2BF"/>
        </w:rPr>
        <w:t xml:space="preserve"> </w:t>
      </w:r>
      <w:proofErr w:type="spellStart"/>
      <w:r w:rsidRPr="00C30E68">
        <w:rPr>
          <w:color w:val="D19A66"/>
        </w:rPr>
        <w:t>card-header</w:t>
      </w:r>
      <w:proofErr w:type="spellEnd"/>
      <w:r w:rsidRPr="00C30E68">
        <w:rPr>
          <w:color w:val="ABB2BF"/>
        </w:rPr>
        <w:t>&gt;</w:t>
      </w:r>
    </w:p>
    <w:p w:rsidR="00C30E68" w:rsidRPr="00C30E68" w:rsidRDefault="00C30E68" w:rsidP="00F74067">
      <w:pPr>
        <w:pStyle w:val="Cdigo"/>
        <w:rPr>
          <w:color w:val="BBBBBB"/>
        </w:rPr>
      </w:pPr>
      <w:r w:rsidRPr="00C30E68">
        <w:rPr>
          <w:color w:val="BBBBBB"/>
        </w:rPr>
        <w:t xml:space="preserve">            </w:t>
      </w:r>
      <w:r w:rsidRPr="00C30E68">
        <w:rPr>
          <w:color w:val="ABB2BF"/>
        </w:rPr>
        <w:t>&lt;</w:t>
      </w:r>
      <w:proofErr w:type="spellStart"/>
      <w:proofErr w:type="gramStart"/>
      <w:r w:rsidRPr="00C30E68">
        <w:rPr>
          <w:color w:val="E06C75"/>
        </w:rPr>
        <w:t>img</w:t>
      </w:r>
      <w:proofErr w:type="spellEnd"/>
      <w:proofErr w:type="gramEnd"/>
      <w:r w:rsidRPr="00C30E68">
        <w:rPr>
          <w:color w:val="ABB2BF"/>
        </w:rPr>
        <w:t xml:space="preserve"> </w:t>
      </w:r>
      <w:proofErr w:type="spellStart"/>
      <w:r w:rsidRPr="00C30E68">
        <w:rPr>
          <w:color w:val="D19A66"/>
        </w:rPr>
        <w:t>src</w:t>
      </w:r>
      <w:proofErr w:type="spellEnd"/>
      <w:r w:rsidRPr="00C30E68">
        <w:rPr>
          <w:color w:val="ABB2BF"/>
        </w:rPr>
        <w:t>=</w:t>
      </w:r>
      <w:r w:rsidRPr="00C30E68">
        <w:t>"</w:t>
      </w:r>
      <w:proofErr w:type="spellStart"/>
      <w:r w:rsidRPr="00C30E68">
        <w:t>Card</w:t>
      </w:r>
      <w:proofErr w:type="spellEnd"/>
      <w:r w:rsidRPr="00C30E68">
        <w:t>"</w:t>
      </w:r>
      <w:r w:rsidRPr="00C30E68">
        <w:rPr>
          <w:color w:val="ABB2BF"/>
        </w:rPr>
        <w:t xml:space="preserve"> </w:t>
      </w:r>
      <w:proofErr w:type="spellStart"/>
      <w:r w:rsidRPr="00C30E68">
        <w:rPr>
          <w:color w:val="D19A66"/>
        </w:rPr>
        <w:t>src</w:t>
      </w:r>
      <w:proofErr w:type="spellEnd"/>
      <w:r w:rsidRPr="00C30E68">
        <w:rPr>
          <w:color w:val="ABB2BF"/>
        </w:rPr>
        <w:t>=</w:t>
      </w:r>
      <w:r w:rsidRPr="00C30E68">
        <w:t>"</w:t>
      </w:r>
      <w:proofErr w:type="spellStart"/>
      <w:r w:rsidRPr="00C30E68">
        <w:t>assets</w:t>
      </w:r>
      <w:proofErr w:type="spellEnd"/>
      <w:r w:rsidRPr="00C30E68">
        <w:t>/</w:t>
      </w:r>
      <w:proofErr w:type="spellStart"/>
      <w:r w:rsidRPr="00C30E68">
        <w:t>images</w:t>
      </w:r>
      <w:proofErr w:type="spellEnd"/>
      <w:r w:rsidRPr="00C30E68">
        <w:t>/</w:t>
      </w:r>
      <w:proofErr w:type="spellStart"/>
      <w:r w:rsidRPr="00C30E68">
        <w:t>examples</w:t>
      </w:r>
      <w:proofErr w:type="spellEnd"/>
      <w:r w:rsidRPr="00C30E68">
        <w:t>/usercard.png"</w:t>
      </w:r>
      <w:r w:rsidRPr="00C30E68">
        <w:rPr>
          <w:color w:val="ABB2BF"/>
        </w:rPr>
        <w:t>&gt;</w:t>
      </w:r>
    </w:p>
    <w:p w:rsidR="00C30E68" w:rsidRPr="00C30E68" w:rsidRDefault="00C30E68" w:rsidP="00F74067">
      <w:pPr>
        <w:pStyle w:val="Cdigo"/>
      </w:pPr>
      <w:r w:rsidRPr="00C30E68">
        <w:t xml:space="preserve">          </w:t>
      </w:r>
      <w:r w:rsidRPr="00C30E68">
        <w:rPr>
          <w:color w:val="ABB2BF"/>
        </w:rPr>
        <w:t>&lt;/</w:t>
      </w:r>
      <w:proofErr w:type="gramStart"/>
      <w:r w:rsidRPr="00C30E68">
        <w:rPr>
          <w:color w:val="E06C75"/>
        </w:rPr>
        <w:t>div</w:t>
      </w:r>
      <w:proofErr w:type="gramEnd"/>
      <w:r w:rsidRPr="00C30E68">
        <w:rPr>
          <w:color w:val="ABB2BF"/>
        </w:rPr>
        <w:t>&gt;</w:t>
      </w:r>
    </w:p>
    <w:p w:rsidR="00C30E68" w:rsidRPr="00C30E68" w:rsidRDefault="00C30E68" w:rsidP="00F74067">
      <w:pPr>
        <w:pStyle w:val="Cdigo"/>
      </w:pPr>
      <w:r w:rsidRPr="00C30E68">
        <w:t xml:space="preserve">            </w:t>
      </w:r>
      <w:proofErr w:type="spellStart"/>
      <w:r w:rsidRPr="00C30E68">
        <w:t>Lorem</w:t>
      </w:r>
      <w:proofErr w:type="spellEnd"/>
      <w:r w:rsidRPr="00C30E68">
        <w:t xml:space="preserve"> </w:t>
      </w:r>
      <w:proofErr w:type="spellStart"/>
      <w:r w:rsidRPr="00C30E68">
        <w:t>ipsum</w:t>
      </w:r>
      <w:proofErr w:type="spellEnd"/>
      <w:r w:rsidRPr="00C30E68">
        <w:t xml:space="preserve"> dolor </w:t>
      </w:r>
      <w:proofErr w:type="spellStart"/>
      <w:r w:rsidRPr="00C30E68">
        <w:t>sit</w:t>
      </w:r>
      <w:proofErr w:type="spellEnd"/>
      <w:r w:rsidRPr="00C30E68">
        <w:t xml:space="preserve"> </w:t>
      </w:r>
      <w:proofErr w:type="spellStart"/>
      <w:r w:rsidRPr="00C30E68">
        <w:t>amet</w:t>
      </w:r>
      <w:proofErr w:type="spellEnd"/>
      <w:r w:rsidRPr="00C30E68">
        <w:t xml:space="preserve">, </w:t>
      </w:r>
    </w:p>
    <w:p w:rsidR="00C30E68" w:rsidRPr="00C30E68" w:rsidRDefault="00C30E68" w:rsidP="00F74067">
      <w:pPr>
        <w:pStyle w:val="Cdigo"/>
      </w:pPr>
      <w:r w:rsidRPr="00C30E68">
        <w:t xml:space="preserve">            </w:t>
      </w:r>
      <w:r w:rsidRPr="00C30E68">
        <w:rPr>
          <w:color w:val="ABB2BF"/>
        </w:rPr>
        <w:t>&lt;</w:t>
      </w:r>
      <w:proofErr w:type="gramStart"/>
      <w:r w:rsidRPr="00C30E68">
        <w:rPr>
          <w:color w:val="E06C75"/>
        </w:rPr>
        <w:t>div</w:t>
      </w:r>
      <w:proofErr w:type="gramEnd"/>
      <w:r w:rsidRPr="00C30E68">
        <w:rPr>
          <w:color w:val="ABB2BF"/>
        </w:rPr>
        <w:t xml:space="preserve"> </w:t>
      </w:r>
      <w:proofErr w:type="spellStart"/>
      <w:r w:rsidRPr="00C30E68">
        <w:rPr>
          <w:color w:val="D19A66"/>
        </w:rPr>
        <w:t>card-footer</w:t>
      </w:r>
      <w:proofErr w:type="spellEnd"/>
      <w:r w:rsidRPr="00C30E68">
        <w:rPr>
          <w:color w:val="ABB2BF"/>
        </w:rPr>
        <w:t>&gt;</w:t>
      </w:r>
    </w:p>
    <w:p w:rsidR="00C30E68" w:rsidRPr="00C30E68" w:rsidRDefault="00C30E68" w:rsidP="00F74067">
      <w:pPr>
        <w:pStyle w:val="Cdigo"/>
        <w:rPr>
          <w:color w:val="BBBBBB"/>
        </w:rPr>
      </w:pPr>
      <w:r w:rsidRPr="00C30E68">
        <w:rPr>
          <w:color w:val="BBBBBB"/>
        </w:rPr>
        <w:t xml:space="preserve">              </w:t>
      </w:r>
      <w:r w:rsidRPr="00C30E68">
        <w:rPr>
          <w:color w:val="ABB2BF"/>
        </w:rPr>
        <w:t>&lt;</w:t>
      </w:r>
      <w:proofErr w:type="spellStart"/>
      <w:r w:rsidRPr="00C30E68">
        <w:rPr>
          <w:color w:val="E06C75"/>
        </w:rPr>
        <w:t>the-button</w:t>
      </w:r>
      <w:proofErr w:type="spellEnd"/>
      <w:r w:rsidRPr="00C30E68">
        <w:rPr>
          <w:color w:val="ABB2BF"/>
        </w:rPr>
        <w:t xml:space="preserve"> </w:t>
      </w:r>
      <w:proofErr w:type="spellStart"/>
      <w:r w:rsidRPr="00C30E68">
        <w:rPr>
          <w:color w:val="D19A66"/>
        </w:rPr>
        <w:t>type</w:t>
      </w:r>
      <w:proofErr w:type="spellEnd"/>
      <w:r w:rsidRPr="00C30E68">
        <w:rPr>
          <w:color w:val="ABB2BF"/>
        </w:rPr>
        <w:t>=</w:t>
      </w:r>
      <w:r w:rsidRPr="00C30E68">
        <w:t>"</w:t>
      </w:r>
      <w:proofErr w:type="spellStart"/>
      <w:r w:rsidRPr="00C30E68">
        <w:t>button</w:t>
      </w:r>
      <w:proofErr w:type="spellEnd"/>
      <w:r w:rsidRPr="00C30E68">
        <w:t>"</w:t>
      </w:r>
      <w:r w:rsidRPr="00C30E68">
        <w:rPr>
          <w:color w:val="ABB2BF"/>
        </w:rPr>
        <w:t xml:space="preserve"> </w:t>
      </w:r>
      <w:proofErr w:type="spellStart"/>
      <w:r w:rsidRPr="00C30E68">
        <w:rPr>
          <w:color w:val="D19A66"/>
        </w:rPr>
        <w:t>label</w:t>
      </w:r>
      <w:proofErr w:type="spellEnd"/>
      <w:r w:rsidRPr="00C30E68">
        <w:rPr>
          <w:color w:val="ABB2BF"/>
        </w:rPr>
        <w:t>=</w:t>
      </w:r>
      <w:r w:rsidRPr="00C30E68">
        <w:t>"Guardar"</w:t>
      </w:r>
      <w:r w:rsidRPr="00C30E68">
        <w:rPr>
          <w:color w:val="ABB2BF"/>
        </w:rPr>
        <w:t xml:space="preserve"> </w:t>
      </w:r>
      <w:proofErr w:type="spellStart"/>
      <w:r w:rsidRPr="00C30E68">
        <w:rPr>
          <w:color w:val="D19A66"/>
        </w:rPr>
        <w:t>icon</w:t>
      </w:r>
      <w:proofErr w:type="spellEnd"/>
      <w:r w:rsidRPr="00C30E68">
        <w:rPr>
          <w:color w:val="ABB2BF"/>
        </w:rPr>
        <w:t>=</w:t>
      </w:r>
      <w:r w:rsidRPr="00C30E68">
        <w:t>"pi pi-</w:t>
      </w:r>
      <w:proofErr w:type="spellStart"/>
      <w:r w:rsidRPr="00C30E68">
        <w:t>check</w:t>
      </w:r>
      <w:proofErr w:type="spellEnd"/>
      <w:r w:rsidRPr="00C30E68">
        <w:t>"</w:t>
      </w:r>
      <w:r w:rsidRPr="00C30E68">
        <w:rPr>
          <w:color w:val="ABB2BF"/>
        </w:rPr>
        <w:t>&gt;&lt;/</w:t>
      </w:r>
      <w:proofErr w:type="spellStart"/>
      <w:r w:rsidRPr="00C30E68">
        <w:rPr>
          <w:color w:val="E06C75"/>
        </w:rPr>
        <w:t>the-button</w:t>
      </w:r>
      <w:proofErr w:type="spellEnd"/>
      <w:r w:rsidRPr="00C30E68">
        <w:rPr>
          <w:color w:val="ABB2BF"/>
        </w:rPr>
        <w:t>&gt;</w:t>
      </w:r>
    </w:p>
    <w:p w:rsidR="00C30E68" w:rsidRPr="00C30E68" w:rsidRDefault="00C30E68" w:rsidP="00F74067">
      <w:pPr>
        <w:pStyle w:val="Cdigo"/>
        <w:rPr>
          <w:color w:val="BBBBBB"/>
        </w:rPr>
      </w:pPr>
      <w:r w:rsidRPr="00C30E68">
        <w:rPr>
          <w:color w:val="BBBBBB"/>
        </w:rPr>
        <w:t xml:space="preserve">              </w:t>
      </w:r>
      <w:r w:rsidRPr="00C30E68">
        <w:rPr>
          <w:color w:val="ABB2BF"/>
        </w:rPr>
        <w:t>&lt;</w:t>
      </w:r>
      <w:proofErr w:type="spellStart"/>
      <w:r w:rsidRPr="00C30E68">
        <w:rPr>
          <w:color w:val="E06C75"/>
        </w:rPr>
        <w:t>the-button</w:t>
      </w:r>
      <w:proofErr w:type="spellEnd"/>
      <w:r w:rsidRPr="00C30E68">
        <w:rPr>
          <w:color w:val="ABB2BF"/>
        </w:rPr>
        <w:t xml:space="preserve"> </w:t>
      </w:r>
      <w:proofErr w:type="spellStart"/>
      <w:r w:rsidRPr="00C30E68">
        <w:rPr>
          <w:color w:val="D19A66"/>
        </w:rPr>
        <w:t>type</w:t>
      </w:r>
      <w:proofErr w:type="spellEnd"/>
      <w:r w:rsidRPr="00C30E68">
        <w:rPr>
          <w:color w:val="ABB2BF"/>
        </w:rPr>
        <w:t>=</w:t>
      </w:r>
      <w:r w:rsidRPr="00C30E68">
        <w:t>"</w:t>
      </w:r>
      <w:proofErr w:type="spellStart"/>
      <w:r w:rsidRPr="00C30E68">
        <w:t>button</w:t>
      </w:r>
      <w:proofErr w:type="spellEnd"/>
      <w:r w:rsidRPr="00C30E68">
        <w:t>"</w:t>
      </w:r>
      <w:r w:rsidRPr="00C30E68">
        <w:rPr>
          <w:color w:val="ABB2BF"/>
        </w:rPr>
        <w:t xml:space="preserve"> </w:t>
      </w:r>
      <w:proofErr w:type="spellStart"/>
      <w:r w:rsidRPr="00C30E68">
        <w:rPr>
          <w:color w:val="D19A66"/>
        </w:rPr>
        <w:t>label</w:t>
      </w:r>
      <w:proofErr w:type="spellEnd"/>
      <w:r w:rsidRPr="00C30E68">
        <w:rPr>
          <w:color w:val="ABB2BF"/>
        </w:rPr>
        <w:t>=</w:t>
      </w:r>
      <w:r w:rsidRPr="00C30E68">
        <w:t>"Cancelar"</w:t>
      </w:r>
      <w:r w:rsidRPr="00C30E68">
        <w:rPr>
          <w:color w:val="ABB2BF"/>
        </w:rPr>
        <w:t xml:space="preserve"> </w:t>
      </w:r>
      <w:proofErr w:type="spellStart"/>
      <w:r w:rsidRPr="00C30E68">
        <w:rPr>
          <w:color w:val="D19A66"/>
        </w:rPr>
        <w:t>icon</w:t>
      </w:r>
      <w:proofErr w:type="spellEnd"/>
      <w:r w:rsidRPr="00C30E68">
        <w:rPr>
          <w:color w:val="ABB2BF"/>
        </w:rPr>
        <w:t>=</w:t>
      </w:r>
      <w:r w:rsidRPr="00C30E68">
        <w:t>"pi pi-times"</w:t>
      </w:r>
      <w:r w:rsidRPr="00C30E68">
        <w:rPr>
          <w:color w:val="ABB2BF"/>
        </w:rPr>
        <w:t>&gt;&lt;/</w:t>
      </w:r>
      <w:proofErr w:type="spellStart"/>
      <w:r w:rsidRPr="00C30E68">
        <w:rPr>
          <w:color w:val="E06C75"/>
        </w:rPr>
        <w:t>the-button</w:t>
      </w:r>
      <w:proofErr w:type="spellEnd"/>
      <w:r w:rsidRPr="00C30E68">
        <w:rPr>
          <w:color w:val="ABB2BF"/>
        </w:rPr>
        <w:t>&gt;</w:t>
      </w:r>
    </w:p>
    <w:p w:rsidR="00C30E68" w:rsidRPr="00C30E68" w:rsidRDefault="00C30E68" w:rsidP="00F74067">
      <w:pPr>
        <w:pStyle w:val="Cdigo"/>
      </w:pPr>
      <w:r w:rsidRPr="00C30E68">
        <w:t xml:space="preserve">            </w:t>
      </w:r>
      <w:r w:rsidRPr="00C30E68">
        <w:rPr>
          <w:color w:val="ABB2BF"/>
        </w:rPr>
        <w:t>&lt;/</w:t>
      </w:r>
      <w:proofErr w:type="gramStart"/>
      <w:r w:rsidRPr="00C30E68">
        <w:rPr>
          <w:color w:val="E06C75"/>
        </w:rPr>
        <w:t>div</w:t>
      </w:r>
      <w:proofErr w:type="gramEnd"/>
      <w:r w:rsidRPr="00C30E68">
        <w:rPr>
          <w:color w:val="ABB2BF"/>
        </w:rPr>
        <w:t>&gt;</w:t>
      </w:r>
    </w:p>
    <w:p w:rsidR="00C30E68" w:rsidRPr="00C30E68" w:rsidRDefault="00C30E68" w:rsidP="00F74067">
      <w:pPr>
        <w:pStyle w:val="Cdigo"/>
      </w:pPr>
      <w:r w:rsidRPr="00C30E68">
        <w:t xml:space="preserve">        </w:t>
      </w:r>
      <w:r w:rsidRPr="00C30E68">
        <w:rPr>
          <w:color w:val="ABB2BF"/>
        </w:rPr>
        <w:t>&lt;/</w:t>
      </w:r>
      <w:proofErr w:type="spellStart"/>
      <w:proofErr w:type="gramStart"/>
      <w:r w:rsidRPr="00C30E68">
        <w:rPr>
          <w:color w:val="E06C75"/>
        </w:rPr>
        <w:t>the-card</w:t>
      </w:r>
      <w:proofErr w:type="spellEnd"/>
      <w:proofErr w:type="gramEnd"/>
      <w:r w:rsidRPr="00C30E68">
        <w:rPr>
          <w:color w:val="ABB2BF"/>
        </w:rPr>
        <w:t>&gt;</w:t>
      </w:r>
    </w:p>
    <w:p w:rsidR="00C30E68" w:rsidRDefault="00C30E68" w:rsidP="00C30E68">
      <w:r>
        <w:rPr>
          <w:lang w:eastAsia="es-ES"/>
        </w:rPr>
        <w:t xml:space="preserve">El componente </w:t>
      </w:r>
      <w:proofErr w:type="spellStart"/>
      <w:r>
        <w:rPr>
          <w:lang w:eastAsia="es-ES"/>
        </w:rPr>
        <w:t>card</w:t>
      </w:r>
      <w:proofErr w:type="spellEnd"/>
      <w:r>
        <w:rPr>
          <w:lang w:eastAsia="es-ES"/>
        </w:rPr>
        <w:t xml:space="preserve"> dispone de dos contenedores en los que se proyectará el elemento con el atributo  </w:t>
      </w:r>
      <w:proofErr w:type="spellStart"/>
      <w:r w:rsidRPr="00C30E68">
        <w:rPr>
          <w:rFonts w:ascii="Consolas" w:eastAsia="Times New Roman" w:hAnsi="Consolas" w:cs="Times New Roman"/>
          <w:color w:val="D19A66"/>
          <w:sz w:val="16"/>
          <w:szCs w:val="21"/>
          <w:lang w:eastAsia="es-ES"/>
        </w:rPr>
        <w:t>card-header</w:t>
      </w:r>
      <w:proofErr w:type="spellEnd"/>
      <w:r>
        <w:rPr>
          <w:lang w:eastAsia="es-ES"/>
        </w:rPr>
        <w:t xml:space="preserve"> y el elemento con el atributo  </w:t>
      </w:r>
      <w:proofErr w:type="spellStart"/>
      <w:r w:rsidRPr="00C30E68">
        <w:rPr>
          <w:rFonts w:ascii="Consolas" w:eastAsia="Times New Roman" w:hAnsi="Consolas" w:cs="Times New Roman"/>
          <w:color w:val="D19A66"/>
          <w:sz w:val="16"/>
          <w:szCs w:val="21"/>
          <w:lang w:eastAsia="es-ES"/>
        </w:rPr>
        <w:t>card-footer</w:t>
      </w:r>
      <w:proofErr w:type="spellEnd"/>
      <w:r>
        <w:rPr>
          <w:lang w:eastAsia="es-ES"/>
        </w:rPr>
        <w:t>.</w:t>
      </w:r>
    </w:p>
    <w:p w:rsidR="00C30E68" w:rsidRDefault="00C30E68" w:rsidP="00C30E68">
      <w:r>
        <w:rPr>
          <w:lang w:eastAsia="es-ES"/>
        </w:rPr>
        <w:t xml:space="preserve">El contenedor </w:t>
      </w:r>
      <w:proofErr w:type="spellStart"/>
      <w:r w:rsidRPr="00C30E68">
        <w:rPr>
          <w:rFonts w:ascii="Consolas" w:eastAsia="Times New Roman" w:hAnsi="Consolas" w:cs="Times New Roman"/>
          <w:color w:val="D19A66"/>
          <w:sz w:val="16"/>
          <w:szCs w:val="21"/>
          <w:lang w:eastAsia="es-ES"/>
        </w:rPr>
        <w:t>card-header</w:t>
      </w:r>
      <w:proofErr w:type="spellEnd"/>
      <w:r>
        <w:rPr>
          <w:lang w:eastAsia="es-ES"/>
        </w:rPr>
        <w:t xml:space="preserve"> será el la parte superior de la tarjeta.</w:t>
      </w:r>
    </w:p>
    <w:p w:rsidR="00C30E68" w:rsidRDefault="00C30E68" w:rsidP="00C30E68">
      <w:pPr>
        <w:rPr>
          <w:lang w:eastAsia="es-ES"/>
        </w:rPr>
      </w:pPr>
      <w:r>
        <w:rPr>
          <w:lang w:eastAsia="es-ES"/>
        </w:rPr>
        <w:t xml:space="preserve">El contenedor </w:t>
      </w:r>
      <w:proofErr w:type="spellStart"/>
      <w:r w:rsidRPr="00C30E68">
        <w:rPr>
          <w:rFonts w:ascii="Consolas" w:eastAsia="Times New Roman" w:hAnsi="Consolas" w:cs="Times New Roman"/>
          <w:color w:val="D19A66"/>
          <w:sz w:val="16"/>
          <w:szCs w:val="21"/>
          <w:lang w:eastAsia="es-ES"/>
        </w:rPr>
        <w:t>card-footer</w:t>
      </w:r>
      <w:proofErr w:type="spellEnd"/>
      <w:r>
        <w:rPr>
          <w:lang w:eastAsia="es-ES"/>
        </w:rPr>
        <w:t xml:space="preserve">  mostrará el contenido en la parte inferior de la tarjeta.</w:t>
      </w:r>
    </w:p>
    <w:p w:rsidR="00C30E68" w:rsidRDefault="00C30E68" w:rsidP="00C30E68">
      <w:r>
        <w:rPr>
          <w:lang w:eastAsia="es-ES"/>
        </w:rPr>
        <w:t>El contenido incluido en el componente sin los anteriores atributos se mostrará en el cuerpo de la tarjeta.</w:t>
      </w:r>
    </w:p>
    <w:p w:rsidR="00C30E68" w:rsidRDefault="00C30E68" w:rsidP="00C30E68">
      <w:pPr>
        <w:rPr>
          <w:lang w:eastAsia="es-ES"/>
        </w:rPr>
      </w:pPr>
    </w:p>
    <w:p w:rsidR="00C30E68" w:rsidRDefault="00C30E68" w:rsidP="00C30E68">
      <w:pPr>
        <w:pStyle w:val="Ttulo4"/>
        <w:rPr>
          <w:lang w:eastAsia="es-ES"/>
        </w:rPr>
      </w:pPr>
      <w:r>
        <w:rPr>
          <w:lang w:eastAsia="es-ES"/>
        </w:rPr>
        <w:lastRenderedPageBreak/>
        <w:t>Parámetros</w:t>
      </w:r>
    </w:p>
    <w:tbl>
      <w:tblPr>
        <w:tblW w:w="9288" w:type="dxa"/>
        <w:tblCellMar>
          <w:left w:w="10" w:type="dxa"/>
          <w:right w:w="10" w:type="dxa"/>
        </w:tblCellMar>
        <w:tblLook w:val="04A0" w:firstRow="1" w:lastRow="0" w:firstColumn="1" w:lastColumn="0" w:noHBand="0" w:noVBand="1"/>
      </w:tblPr>
      <w:tblGrid>
        <w:gridCol w:w="1463"/>
        <w:gridCol w:w="916"/>
        <w:gridCol w:w="1148"/>
        <w:gridCol w:w="5761"/>
      </w:tblGrid>
      <w:tr w:rsidR="00C30E68"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
        </w:tc>
      </w:tr>
      <w:tr w:rsidR="00C30E68"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sidRPr="00C30E68">
              <w:rPr>
                <w:rFonts w:ascii="Consolas" w:eastAsia="Times New Roman" w:hAnsi="Consolas" w:cs="Times New Roman"/>
                <w:color w:val="D19A66"/>
                <w:sz w:val="16"/>
                <w:szCs w:val="21"/>
                <w:lang w:eastAsia="es-ES"/>
              </w:rPr>
              <w:t>title</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null</w:t>
            </w:r>
            <w:proofErr w:type="spellEnd"/>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pPr>
            <w:r>
              <w:rPr>
                <w:rFonts w:ascii="Georgia" w:eastAsia="Times New Roman" w:hAnsi="Georgia" w:cs="Times New Roman"/>
                <w:color w:val="373D49"/>
                <w:sz w:val="21"/>
                <w:szCs w:val="21"/>
                <w:lang w:eastAsia="es-ES"/>
              </w:rPr>
              <w:t>Título a mostrar en el cuerpo de la tarjeta</w:t>
            </w:r>
          </w:p>
        </w:tc>
      </w:tr>
      <w:tr w:rsidR="00C30E68"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sidRPr="00C30E68">
              <w:rPr>
                <w:rFonts w:ascii="Consolas" w:eastAsia="Times New Roman" w:hAnsi="Consolas" w:cs="Times New Roman"/>
                <w:color w:val="D19A66"/>
                <w:sz w:val="16"/>
                <w:szCs w:val="21"/>
                <w:lang w:eastAsia="es-ES"/>
              </w:rPr>
              <w:t>subtitle</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null</w:t>
            </w:r>
            <w:proofErr w:type="spellEnd"/>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pPr>
            <w:r w:rsidRPr="00C30E68">
              <w:rPr>
                <w:rFonts w:ascii="Georgia" w:eastAsia="Times New Roman" w:hAnsi="Georgia" w:cs="Times New Roman"/>
                <w:color w:val="373D49"/>
                <w:sz w:val="21"/>
                <w:szCs w:val="21"/>
                <w:u w:val="single"/>
                <w:lang w:eastAsia="es-ES"/>
              </w:rPr>
              <w:t>Subtítulo</w:t>
            </w:r>
            <w:r>
              <w:rPr>
                <w:rFonts w:ascii="Georgia" w:eastAsia="Times New Roman" w:hAnsi="Georgia" w:cs="Times New Roman"/>
                <w:color w:val="373D49"/>
                <w:sz w:val="21"/>
                <w:szCs w:val="21"/>
                <w:lang w:eastAsia="es-ES"/>
              </w:rPr>
              <w:t xml:space="preserve"> a mostrar en el cuerpo de la tarjeta</w:t>
            </w:r>
          </w:p>
        </w:tc>
      </w:tr>
    </w:tbl>
    <w:p w:rsidR="00C30E68" w:rsidRDefault="00C30E68" w:rsidP="00C30E68">
      <w:pPr>
        <w:pStyle w:val="Ttulo3"/>
        <w:rPr>
          <w:lang w:eastAsia="es-ES"/>
        </w:rPr>
      </w:pPr>
      <w:bookmarkStart w:id="484" w:name="_Toc8230530"/>
      <w:proofErr w:type="spellStart"/>
      <w:r>
        <w:rPr>
          <w:lang w:eastAsia="es-ES"/>
        </w:rPr>
        <w:t>Fieldset</w:t>
      </w:r>
      <w:bookmarkEnd w:id="484"/>
      <w:proofErr w:type="spellEnd"/>
    </w:p>
    <w:p w:rsidR="00C30E68" w:rsidRDefault="00C30E68" w:rsidP="00C30E68">
      <w:pPr>
        <w:jc w:val="center"/>
      </w:pPr>
      <w:r w:rsidRPr="00C30E68">
        <w:rPr>
          <w:noProof/>
          <w:lang w:eastAsia="es-ES"/>
        </w:rPr>
        <w:drawing>
          <wp:inline distT="0" distB="0" distL="0" distR="0" wp14:anchorId="471007B3" wp14:editId="4D043E16">
            <wp:extent cx="1976467" cy="1564313"/>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77257" cy="1564939"/>
                    </a:xfrm>
                    <a:prstGeom prst="rect">
                      <a:avLst/>
                    </a:prstGeom>
                  </pic:spPr>
                </pic:pic>
              </a:graphicData>
            </a:graphic>
          </wp:inline>
        </w:drawing>
      </w:r>
    </w:p>
    <w:p w:rsidR="00C30E68" w:rsidRDefault="00C30E68" w:rsidP="00C30E68">
      <w:pPr>
        <w:rPr>
          <w:lang w:eastAsia="es-ES"/>
        </w:rPr>
      </w:pPr>
      <w:r>
        <w:rPr>
          <w:lang w:eastAsia="es-ES"/>
        </w:rPr>
        <w:t xml:space="preserve">Es un componente que permite </w:t>
      </w:r>
      <w:r w:rsidR="005E38ED">
        <w:rPr>
          <w:lang w:eastAsia="es-ES"/>
        </w:rPr>
        <w:t>agrupar campos con la posibilidad de colapsar</w:t>
      </w:r>
      <w:r>
        <w:rPr>
          <w:lang w:eastAsia="es-ES"/>
        </w:rPr>
        <w:t xml:space="preserve">. </w:t>
      </w:r>
    </w:p>
    <w:p w:rsidR="00C30E68" w:rsidRDefault="00C30E68" w:rsidP="00C30E68">
      <w:pPr>
        <w:pStyle w:val="Ttulo4"/>
        <w:rPr>
          <w:lang w:eastAsia="es-ES"/>
        </w:rPr>
      </w:pPr>
      <w:r w:rsidRPr="00C30E68">
        <w:rPr>
          <w:i/>
          <w:iCs/>
          <w:lang w:eastAsia="es-ES"/>
        </w:rPr>
        <w:t>Uso</w:t>
      </w:r>
    </w:p>
    <w:p w:rsidR="005E38ED" w:rsidRPr="005E38ED" w:rsidRDefault="005E38ED" w:rsidP="00F74067">
      <w:pPr>
        <w:pStyle w:val="Cdigo"/>
        <w:rPr>
          <w:color w:val="BBBBBB"/>
        </w:rPr>
      </w:pPr>
      <w:r w:rsidRPr="005E38ED">
        <w:rPr>
          <w:color w:val="ABB2BF"/>
        </w:rPr>
        <w:t>&lt;</w:t>
      </w:r>
      <w:proofErr w:type="spellStart"/>
      <w:proofErr w:type="gramStart"/>
      <w:r w:rsidRPr="005E38ED">
        <w:t>the-fieldset</w:t>
      </w:r>
      <w:proofErr w:type="spellEnd"/>
      <w:proofErr w:type="gramEnd"/>
      <w:r w:rsidRPr="005E38ED">
        <w:rPr>
          <w:color w:val="ABB2BF"/>
        </w:rPr>
        <w:t xml:space="preserve"> </w:t>
      </w:r>
      <w:r w:rsidRPr="005E38ED">
        <w:rPr>
          <w:color w:val="D19A66"/>
        </w:rPr>
        <w:t>[</w:t>
      </w:r>
      <w:proofErr w:type="spellStart"/>
      <w:r w:rsidRPr="005E38ED">
        <w:rPr>
          <w:color w:val="D19A66"/>
        </w:rPr>
        <w:t>title</w:t>
      </w:r>
      <w:proofErr w:type="spellEnd"/>
      <w:r w:rsidRPr="005E38ED">
        <w:rPr>
          <w:color w:val="D19A66"/>
        </w:rPr>
        <w:t>]</w:t>
      </w:r>
      <w:r w:rsidRPr="005E38ED">
        <w:rPr>
          <w:color w:val="ABB2BF"/>
        </w:rPr>
        <w:t>=</w:t>
      </w:r>
      <w:r w:rsidRPr="005E38ED">
        <w:rPr>
          <w:color w:val="98C379"/>
        </w:rPr>
        <w:t>'"Título"'</w:t>
      </w:r>
      <w:r w:rsidRPr="005E38ED">
        <w:rPr>
          <w:color w:val="ABB2BF"/>
        </w:rPr>
        <w:t>&gt;</w:t>
      </w:r>
    </w:p>
    <w:p w:rsidR="005E38ED" w:rsidRPr="005E38ED" w:rsidRDefault="005E38ED" w:rsidP="00F74067">
      <w:pPr>
        <w:pStyle w:val="Cdigo"/>
      </w:pPr>
      <w:r w:rsidRPr="005E38ED">
        <w:t xml:space="preserve">        </w:t>
      </w:r>
      <w:r w:rsidRPr="005E38ED">
        <w:rPr>
          <w:color w:val="ABB2BF"/>
        </w:rPr>
        <w:t>&lt;</w:t>
      </w:r>
      <w:r w:rsidRPr="005E38ED">
        <w:t>p</w:t>
      </w:r>
      <w:r w:rsidRPr="005E38ED">
        <w:rPr>
          <w:color w:val="ABB2BF"/>
        </w:rPr>
        <w:t xml:space="preserve"> </w:t>
      </w:r>
      <w:proofErr w:type="spellStart"/>
      <w:r w:rsidRPr="005E38ED">
        <w:rPr>
          <w:color w:val="D19A66"/>
        </w:rPr>
        <w:t>fieldset-header</w:t>
      </w:r>
      <w:proofErr w:type="spellEnd"/>
      <w:r w:rsidRPr="005E38ED">
        <w:rPr>
          <w:color w:val="ABB2BF"/>
        </w:rPr>
        <w:t>&gt;</w:t>
      </w:r>
      <w:r w:rsidRPr="005E38ED">
        <w:t xml:space="preserve"> </w:t>
      </w:r>
      <w:r>
        <w:t>Contenido adicional al tí</w:t>
      </w:r>
      <w:r w:rsidRPr="005E38ED">
        <w:t>tulo</w:t>
      </w:r>
      <w:r w:rsidRPr="005E38ED">
        <w:rPr>
          <w:color w:val="ABB2BF"/>
        </w:rPr>
        <w:t>&lt;/</w:t>
      </w:r>
      <w:r w:rsidRPr="005E38ED">
        <w:t>p</w:t>
      </w:r>
      <w:r w:rsidRPr="005E38ED">
        <w:rPr>
          <w:color w:val="ABB2BF"/>
        </w:rPr>
        <w:t>&gt;</w:t>
      </w:r>
    </w:p>
    <w:p w:rsidR="005E38ED" w:rsidRPr="005E38ED" w:rsidRDefault="005E38ED" w:rsidP="00F74067">
      <w:pPr>
        <w:pStyle w:val="Cdigo"/>
        <w:rPr>
          <w:color w:val="BBBBBB"/>
          <w:u w:val="single"/>
        </w:rPr>
      </w:pPr>
      <w:r w:rsidRPr="005E38ED">
        <w:rPr>
          <w:color w:val="BBBBBB"/>
        </w:rPr>
        <w:t xml:space="preserve">        </w:t>
      </w:r>
      <w:r w:rsidRPr="005E38ED">
        <w:rPr>
          <w:color w:val="ABB2BF"/>
        </w:rPr>
        <w:t>&lt;</w:t>
      </w:r>
      <w:r w:rsidRPr="005E38ED">
        <w:t>div</w:t>
      </w:r>
      <w:r w:rsidRPr="005E38ED">
        <w:rPr>
          <w:color w:val="ABB2BF"/>
        </w:rPr>
        <w:t xml:space="preserve"> </w:t>
      </w:r>
      <w:proofErr w:type="spellStart"/>
      <w:r w:rsidRPr="005E38ED">
        <w:rPr>
          <w:color w:val="D19A66"/>
        </w:rPr>
        <w:t>class</w:t>
      </w:r>
      <w:proofErr w:type="spellEnd"/>
      <w:r w:rsidRPr="005E38ED">
        <w:rPr>
          <w:color w:val="ABB2BF"/>
        </w:rPr>
        <w:t>=</w:t>
      </w:r>
      <w:r w:rsidRPr="005E38ED">
        <w:t>"p-</w:t>
      </w:r>
      <w:proofErr w:type="spellStart"/>
      <w:r w:rsidRPr="005E38ED">
        <w:t>grid</w:t>
      </w:r>
      <w:proofErr w:type="spellEnd"/>
      <w:r w:rsidRPr="005E38ED">
        <w:t xml:space="preserve"> p-</w:t>
      </w:r>
      <w:proofErr w:type="spellStart"/>
      <w:r w:rsidRPr="005E38ED">
        <w:t>dir</w:t>
      </w:r>
      <w:proofErr w:type="spellEnd"/>
      <w:r w:rsidRPr="005E38ED">
        <w:t>-col-</w:t>
      </w:r>
      <w:proofErr w:type="spellStart"/>
      <w:r w:rsidRPr="005E38ED">
        <w:t>rev</w:t>
      </w:r>
      <w:proofErr w:type="spellEnd"/>
      <w:r w:rsidRPr="005E38ED">
        <w:t>"</w:t>
      </w:r>
      <w:r w:rsidRPr="005E38ED">
        <w:rPr>
          <w:color w:val="ABB2BF"/>
        </w:rPr>
        <w:t>&gt;</w:t>
      </w:r>
    </w:p>
    <w:p w:rsidR="00C30E68" w:rsidRPr="00C30E68" w:rsidRDefault="00C30E68" w:rsidP="00F74067">
      <w:pPr>
        <w:pStyle w:val="Cdigo"/>
      </w:pPr>
      <w:r w:rsidRPr="00C30E68">
        <w:t xml:space="preserve">            </w:t>
      </w:r>
      <w:proofErr w:type="spellStart"/>
      <w:r w:rsidRPr="00C30E68">
        <w:t>Lorem</w:t>
      </w:r>
      <w:proofErr w:type="spellEnd"/>
      <w:r w:rsidRPr="00C30E68">
        <w:t xml:space="preserve"> </w:t>
      </w:r>
      <w:proofErr w:type="spellStart"/>
      <w:r w:rsidRPr="00C30E68">
        <w:t>ipsum</w:t>
      </w:r>
      <w:proofErr w:type="spellEnd"/>
      <w:r w:rsidRPr="00C30E68">
        <w:t xml:space="preserve"> dolor </w:t>
      </w:r>
      <w:proofErr w:type="spellStart"/>
      <w:r w:rsidRPr="00C30E68">
        <w:t>sit</w:t>
      </w:r>
      <w:proofErr w:type="spellEnd"/>
      <w:r w:rsidRPr="00C30E68">
        <w:t xml:space="preserve"> </w:t>
      </w:r>
      <w:proofErr w:type="spellStart"/>
      <w:r w:rsidRPr="00C30E68">
        <w:t>amet</w:t>
      </w:r>
      <w:proofErr w:type="spellEnd"/>
      <w:r w:rsidRPr="00C30E68">
        <w:t xml:space="preserve">, </w:t>
      </w:r>
    </w:p>
    <w:p w:rsidR="005E38ED" w:rsidRPr="005E38ED" w:rsidRDefault="005E38ED" w:rsidP="00F74067">
      <w:pPr>
        <w:pStyle w:val="Cdigo"/>
        <w:rPr>
          <w:color w:val="BBBBBB"/>
        </w:rPr>
      </w:pPr>
      <w:r w:rsidRPr="005E38ED">
        <w:t>&lt;/</w:t>
      </w:r>
      <w:proofErr w:type="gramStart"/>
      <w:r w:rsidRPr="005E38ED">
        <w:t>div</w:t>
      </w:r>
      <w:proofErr w:type="gramEnd"/>
      <w:r w:rsidRPr="005E38ED">
        <w:t>&gt;</w:t>
      </w:r>
    </w:p>
    <w:p w:rsidR="005E38ED" w:rsidRPr="005E38ED" w:rsidRDefault="005E38ED" w:rsidP="00F74067">
      <w:pPr>
        <w:pStyle w:val="Cdigo"/>
        <w:rPr>
          <w:color w:val="BBBBBB"/>
        </w:rPr>
      </w:pPr>
      <w:r w:rsidRPr="005E38ED">
        <w:rPr>
          <w:color w:val="ABB2BF"/>
        </w:rPr>
        <w:t>&lt;/</w:t>
      </w:r>
      <w:proofErr w:type="spellStart"/>
      <w:proofErr w:type="gramStart"/>
      <w:r w:rsidRPr="005E38ED">
        <w:t>the-fieldset</w:t>
      </w:r>
      <w:proofErr w:type="spellEnd"/>
      <w:proofErr w:type="gramEnd"/>
      <w:r w:rsidRPr="005E38ED">
        <w:rPr>
          <w:color w:val="ABB2BF"/>
        </w:rPr>
        <w:t>&gt;</w:t>
      </w:r>
    </w:p>
    <w:p w:rsidR="005E38ED" w:rsidRPr="00C30E68" w:rsidRDefault="005E38ED" w:rsidP="005E38ED">
      <w:pPr>
        <w:shd w:val="clear" w:color="auto" w:fill="282C34"/>
        <w:spacing w:line="285" w:lineRule="atLeast"/>
        <w:rPr>
          <w:rFonts w:ascii="Consolas" w:eastAsia="Times New Roman" w:hAnsi="Consolas" w:cs="Times New Roman"/>
          <w:color w:val="BBBBBB"/>
          <w:sz w:val="16"/>
          <w:szCs w:val="21"/>
          <w:lang w:eastAsia="es-ES"/>
        </w:rPr>
      </w:pPr>
    </w:p>
    <w:p w:rsidR="005E38ED" w:rsidRDefault="00C30E68" w:rsidP="00C30E68">
      <w:pPr>
        <w:rPr>
          <w:lang w:eastAsia="es-ES"/>
        </w:rPr>
      </w:pPr>
      <w:r>
        <w:rPr>
          <w:lang w:eastAsia="es-ES"/>
        </w:rPr>
        <w:t xml:space="preserve">El componente dispone de </w:t>
      </w:r>
      <w:proofErr w:type="gramStart"/>
      <w:r w:rsidR="005E38ED">
        <w:rPr>
          <w:lang w:eastAsia="es-ES"/>
        </w:rPr>
        <w:t xml:space="preserve">un </w:t>
      </w:r>
      <w:r>
        <w:rPr>
          <w:lang w:eastAsia="es-ES"/>
        </w:rPr>
        <w:t>contenedores</w:t>
      </w:r>
      <w:proofErr w:type="gramEnd"/>
      <w:r w:rsidR="005E38ED">
        <w:rPr>
          <w:lang w:eastAsia="es-ES"/>
        </w:rPr>
        <w:t xml:space="preserve"> en el</w:t>
      </w:r>
      <w:r>
        <w:rPr>
          <w:lang w:eastAsia="es-ES"/>
        </w:rPr>
        <w:t xml:space="preserve"> que se proyectará el elemento con el atributo </w:t>
      </w:r>
      <w:proofErr w:type="spellStart"/>
      <w:r w:rsidR="005E38ED" w:rsidRPr="005E38ED">
        <w:rPr>
          <w:rFonts w:ascii="Consolas" w:eastAsia="Times New Roman" w:hAnsi="Consolas" w:cs="Times New Roman"/>
          <w:color w:val="D19A66"/>
          <w:sz w:val="16"/>
          <w:szCs w:val="21"/>
          <w:lang w:eastAsia="es-ES"/>
        </w:rPr>
        <w:t>fieldset-header</w:t>
      </w:r>
      <w:proofErr w:type="spellEnd"/>
      <w:r w:rsidR="005E38ED">
        <w:rPr>
          <w:lang w:eastAsia="es-ES"/>
        </w:rPr>
        <w:t xml:space="preserve"> </w:t>
      </w:r>
    </w:p>
    <w:p w:rsidR="005E38ED" w:rsidRDefault="00C30E68" w:rsidP="005E38ED">
      <w:r>
        <w:rPr>
          <w:lang w:eastAsia="es-ES"/>
        </w:rPr>
        <w:t xml:space="preserve">El contenedor </w:t>
      </w:r>
      <w:proofErr w:type="spellStart"/>
      <w:r w:rsidR="005E38ED" w:rsidRPr="005E38ED">
        <w:rPr>
          <w:rFonts w:ascii="Consolas" w:eastAsia="Times New Roman" w:hAnsi="Consolas" w:cs="Times New Roman"/>
          <w:color w:val="D19A66"/>
          <w:sz w:val="16"/>
          <w:szCs w:val="21"/>
          <w:lang w:eastAsia="es-ES"/>
        </w:rPr>
        <w:t>fieldset-header</w:t>
      </w:r>
      <w:proofErr w:type="spellEnd"/>
      <w:r w:rsidR="005E38ED">
        <w:rPr>
          <w:lang w:eastAsia="es-ES"/>
        </w:rPr>
        <w:t xml:space="preserve">  se mostrará baje el título del componente</w:t>
      </w:r>
    </w:p>
    <w:p w:rsidR="00C30E68" w:rsidRDefault="00C30E68" w:rsidP="00C30E68">
      <w:pPr>
        <w:pStyle w:val="Ttulo4"/>
        <w:rPr>
          <w:lang w:eastAsia="es-ES"/>
        </w:rPr>
      </w:pPr>
      <w:r>
        <w:rPr>
          <w:lang w:eastAsia="es-ES"/>
        </w:rPr>
        <w:t>Parámetros</w:t>
      </w:r>
    </w:p>
    <w:tbl>
      <w:tblPr>
        <w:tblW w:w="9288" w:type="dxa"/>
        <w:tblCellMar>
          <w:left w:w="10" w:type="dxa"/>
          <w:right w:w="10" w:type="dxa"/>
        </w:tblCellMar>
        <w:tblLook w:val="04A0" w:firstRow="1" w:lastRow="0" w:firstColumn="1" w:lastColumn="0" w:noHBand="0" w:noVBand="1"/>
      </w:tblPr>
      <w:tblGrid>
        <w:gridCol w:w="1461"/>
        <w:gridCol w:w="952"/>
        <w:gridCol w:w="1146"/>
        <w:gridCol w:w="5729"/>
      </w:tblGrid>
      <w:tr w:rsidR="00C30E68"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Parámetro</w:t>
            </w:r>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Tipo</w:t>
            </w:r>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Valor por defecto</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
        </w:tc>
      </w:tr>
      <w:tr w:rsidR="00C30E68"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sidRPr="00C30E68">
              <w:rPr>
                <w:rFonts w:ascii="Consolas" w:eastAsia="Times New Roman" w:hAnsi="Consolas" w:cs="Times New Roman"/>
                <w:color w:val="D19A66"/>
                <w:sz w:val="16"/>
                <w:szCs w:val="21"/>
                <w:lang w:eastAsia="es-ES"/>
              </w:rPr>
              <w:t>title</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string</w:t>
            </w:r>
            <w:proofErr w:type="spellEnd"/>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null</w:t>
            </w:r>
            <w:proofErr w:type="spellEnd"/>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0E68" w:rsidRDefault="00C30E68" w:rsidP="00C30E68">
            <w:pPr>
              <w:spacing w:after="100"/>
              <w:jc w:val="both"/>
            </w:pPr>
            <w:r>
              <w:rPr>
                <w:rFonts w:ascii="Georgia" w:eastAsia="Times New Roman" w:hAnsi="Georgia" w:cs="Times New Roman"/>
                <w:color w:val="373D49"/>
                <w:sz w:val="21"/>
                <w:szCs w:val="21"/>
                <w:lang w:eastAsia="es-ES"/>
              </w:rPr>
              <w:t>Título a mostrar en el cuerpo de la tarjeta</w:t>
            </w:r>
          </w:p>
        </w:tc>
      </w:tr>
      <w:tr w:rsidR="005E38ED" w:rsidTr="00C30E68">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E38ED" w:rsidRPr="00C30E68" w:rsidRDefault="005E38ED" w:rsidP="00C30E68">
            <w:pPr>
              <w:spacing w:after="100"/>
              <w:jc w:val="both"/>
              <w:rPr>
                <w:rFonts w:ascii="Consolas" w:eastAsia="Times New Roman" w:hAnsi="Consolas" w:cs="Times New Roman"/>
                <w:color w:val="D19A66"/>
                <w:sz w:val="16"/>
                <w:szCs w:val="21"/>
                <w:lang w:eastAsia="es-ES"/>
              </w:rPr>
            </w:pPr>
            <w:proofErr w:type="spellStart"/>
            <w:r w:rsidRPr="005E38ED">
              <w:rPr>
                <w:rFonts w:ascii="Consolas" w:eastAsia="Times New Roman" w:hAnsi="Consolas" w:cs="Times New Roman"/>
                <w:color w:val="D19A66"/>
                <w:sz w:val="16"/>
                <w:szCs w:val="21"/>
                <w:lang w:eastAsia="es-ES"/>
              </w:rPr>
              <w:t>collapsed</w:t>
            </w:r>
            <w:proofErr w:type="spellEnd"/>
          </w:p>
        </w:tc>
        <w:tc>
          <w:tcPr>
            <w:tcW w:w="9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E38ED" w:rsidRDefault="005E38ED" w:rsidP="00C30E68">
            <w:pPr>
              <w:spacing w:after="100"/>
              <w:jc w:val="both"/>
              <w:rPr>
                <w:rFonts w:ascii="Georgia" w:eastAsia="Times New Roman" w:hAnsi="Georgia" w:cs="Times New Roman"/>
                <w:color w:val="373D49"/>
                <w:sz w:val="21"/>
                <w:szCs w:val="21"/>
                <w:lang w:eastAsia="es-ES"/>
              </w:rPr>
            </w:pPr>
            <w:proofErr w:type="spellStart"/>
            <w:r>
              <w:rPr>
                <w:rFonts w:ascii="Georgia" w:eastAsia="Times New Roman" w:hAnsi="Georgia" w:cs="Times New Roman"/>
                <w:color w:val="373D49"/>
                <w:sz w:val="21"/>
                <w:szCs w:val="21"/>
                <w:lang w:eastAsia="es-ES"/>
              </w:rPr>
              <w:t>boolean</w:t>
            </w:r>
            <w:proofErr w:type="spellEnd"/>
          </w:p>
        </w:tc>
        <w:tc>
          <w:tcPr>
            <w:tcW w:w="11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E38ED" w:rsidRDefault="005E38ED" w:rsidP="00C30E68">
            <w:pPr>
              <w:spacing w:after="100"/>
              <w:jc w:val="both"/>
              <w:rPr>
                <w:rFonts w:ascii="Georgia" w:eastAsia="Times New Roman" w:hAnsi="Georgia" w:cs="Times New Roman"/>
                <w:color w:val="373D49"/>
                <w:sz w:val="21"/>
                <w:szCs w:val="21"/>
                <w:lang w:eastAsia="es-ES"/>
              </w:rPr>
            </w:pPr>
            <w:r>
              <w:rPr>
                <w:rFonts w:ascii="Georgia" w:eastAsia="Times New Roman" w:hAnsi="Georgia" w:cs="Times New Roman"/>
                <w:color w:val="373D49"/>
                <w:sz w:val="21"/>
                <w:szCs w:val="21"/>
                <w:lang w:eastAsia="es-ES"/>
              </w:rPr>
              <w:t>false</w:t>
            </w:r>
          </w:p>
        </w:tc>
        <w:tc>
          <w:tcPr>
            <w:tcW w:w="5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E38ED" w:rsidRPr="005E38ED" w:rsidRDefault="005E38ED" w:rsidP="00C30E68">
            <w:pPr>
              <w:spacing w:after="100"/>
              <w:jc w:val="both"/>
              <w:rPr>
                <w:rFonts w:ascii="Georgia" w:eastAsia="Times New Roman" w:hAnsi="Georgia" w:cs="Times New Roman"/>
                <w:color w:val="373D49"/>
                <w:sz w:val="21"/>
                <w:szCs w:val="21"/>
                <w:u w:val="single"/>
                <w:lang w:eastAsia="es-ES"/>
              </w:rPr>
            </w:pPr>
            <w:r>
              <w:rPr>
                <w:rFonts w:ascii="Georgia" w:eastAsia="Times New Roman" w:hAnsi="Georgia" w:cs="Times New Roman"/>
                <w:color w:val="373D49"/>
                <w:sz w:val="21"/>
                <w:szCs w:val="21"/>
                <w:lang w:eastAsia="es-ES"/>
              </w:rPr>
              <w:t>Indica si el grupo se muestra colapsado</w:t>
            </w:r>
          </w:p>
        </w:tc>
      </w:tr>
    </w:tbl>
    <w:p w:rsidR="009F3B28" w:rsidRDefault="00C30E68">
      <w:pPr>
        <w:pStyle w:val="Ttulo2"/>
        <w:rPr>
          <w:lang w:eastAsia="es-ES"/>
        </w:rPr>
      </w:pPr>
      <w:bookmarkStart w:id="485" w:name="_Toc8230531"/>
      <w:r>
        <w:rPr>
          <w:lang w:eastAsia="es-ES"/>
        </w:rPr>
        <w:t>Servicios del tema</w:t>
      </w:r>
      <w:bookmarkEnd w:id="482"/>
      <w:bookmarkEnd w:id="483"/>
      <w:bookmarkEnd w:id="485"/>
    </w:p>
    <w:p w:rsidR="009F3B28" w:rsidRDefault="00C30E68">
      <w:pPr>
        <w:rPr>
          <w:ins w:id="486" w:author="Juan Carlos Romero" w:date="2019-05-08T17:39:00Z"/>
          <w:lang w:eastAsia="es-ES"/>
        </w:rPr>
      </w:pPr>
      <w:r>
        <w:rPr>
          <w:lang w:eastAsia="es-ES"/>
        </w:rPr>
        <w:t>El tema del visor expone diversos servicios que podrán ser utilizados por los módulos que le importe. La configuración que se realiza a nivel global no estará disponible para los módulos</w:t>
      </w:r>
      <w:ins w:id="487" w:author="Juan Carlos Romero" w:date="2019-05-08T17:39:00Z">
        <w:r w:rsidR="00D94CF2">
          <w:rPr>
            <w:lang w:eastAsia="es-ES"/>
          </w:rPr>
          <w:t>.</w:t>
        </w:r>
      </w:ins>
    </w:p>
    <w:p w:rsidR="00D94CF2" w:rsidRDefault="00D94CF2">
      <w:pPr>
        <w:pStyle w:val="Ttulo3"/>
        <w:rPr>
          <w:ins w:id="488" w:author="Juan Carlos Romero" w:date="2019-05-08T17:40:00Z"/>
          <w:lang w:eastAsia="es-ES"/>
        </w:rPr>
        <w:pPrChange w:id="489" w:author="Juan Carlos Romero" w:date="2019-05-08T17:40:00Z">
          <w:pPr/>
        </w:pPrChange>
      </w:pPr>
      <w:bookmarkStart w:id="490" w:name="_Toc8230532"/>
      <w:ins w:id="491" w:author="Juan Carlos Romero" w:date="2019-05-08T17:40:00Z">
        <w:r>
          <w:rPr>
            <w:lang w:eastAsia="es-ES"/>
          </w:rPr>
          <w:t>Colores y eventos del tema</w:t>
        </w:r>
        <w:bookmarkEnd w:id="490"/>
      </w:ins>
    </w:p>
    <w:p w:rsidR="00D94CF2" w:rsidRDefault="00D94CF2">
      <w:pPr>
        <w:rPr>
          <w:ins w:id="492" w:author="Juan Carlos Romero" w:date="2019-05-08T17:41:00Z"/>
          <w:lang w:eastAsia="es-ES"/>
        </w:rPr>
      </w:pPr>
      <w:ins w:id="493" w:author="Juan Carlos Romero" w:date="2019-05-08T17:40:00Z">
        <w:r>
          <w:rPr>
            <w:lang w:eastAsia="es-ES"/>
          </w:rPr>
          <w:t>El tema pone a disposición</w:t>
        </w:r>
      </w:ins>
      <w:ins w:id="494" w:author="Juan Carlos Romero" w:date="2019-05-08T17:41:00Z">
        <w:r>
          <w:rPr>
            <w:lang w:eastAsia="es-ES"/>
          </w:rPr>
          <w:t xml:space="preserve"> </w:t>
        </w:r>
      </w:ins>
      <w:ins w:id="495" w:author="Juan Carlos Romero" w:date="2019-05-08T17:40:00Z">
        <w:r>
          <w:rPr>
            <w:lang w:eastAsia="es-ES"/>
          </w:rPr>
          <w:t>de los módulos un servicio que i</w:t>
        </w:r>
      </w:ins>
      <w:ins w:id="496" w:author="Juan Carlos Romero" w:date="2019-05-08T17:41:00Z">
        <w:r>
          <w:rPr>
            <w:lang w:eastAsia="es-ES"/>
          </w:rPr>
          <w:t>nf</w:t>
        </w:r>
      </w:ins>
      <w:ins w:id="497" w:author="Juan Carlos Romero" w:date="2019-05-08T17:40:00Z">
        <w:r>
          <w:rPr>
            <w:lang w:eastAsia="es-ES"/>
          </w:rPr>
          <w:t>ormará del estado de algunos componentes del tema y los colores del mismo</w:t>
        </w:r>
      </w:ins>
      <w:ins w:id="498" w:author="Juan Carlos Romero" w:date="2019-05-08T17:41:00Z">
        <w:r>
          <w:rPr>
            <w:lang w:eastAsia="es-ES"/>
          </w:rPr>
          <w:t>.</w:t>
        </w:r>
      </w:ins>
    </w:p>
    <w:p w:rsidR="00D94CF2" w:rsidRDefault="00D94CF2">
      <w:pPr>
        <w:pStyle w:val="Ttulo4"/>
        <w:rPr>
          <w:ins w:id="499" w:author="Juan Carlos Romero" w:date="2019-05-08T17:42:00Z"/>
          <w:lang w:eastAsia="es-ES"/>
        </w:rPr>
        <w:pPrChange w:id="500" w:author="Juan Carlos Romero" w:date="2019-05-08T17:42:00Z">
          <w:pPr/>
        </w:pPrChange>
      </w:pPr>
      <w:ins w:id="501" w:author="Juan Carlos Romero" w:date="2019-05-08T17:42:00Z">
        <w:r>
          <w:rPr>
            <w:lang w:eastAsia="es-ES"/>
          </w:rPr>
          <w:lastRenderedPageBreak/>
          <w:t xml:space="preserve">Servicio </w:t>
        </w:r>
        <w:proofErr w:type="spellStart"/>
        <w:r w:rsidRPr="00D94CF2">
          <w:rPr>
            <w:lang w:eastAsia="es-ES"/>
          </w:rPr>
          <w:t>ThemeService</w:t>
        </w:r>
        <w:proofErr w:type="spellEnd"/>
      </w:ins>
    </w:p>
    <w:p w:rsidR="00D94CF2" w:rsidRDefault="00D94CF2">
      <w:pPr>
        <w:rPr>
          <w:ins w:id="502" w:author="Juan Carlos Romero" w:date="2019-05-08T17:46:00Z"/>
          <w:lang w:eastAsia="es-ES"/>
        </w:rPr>
      </w:pPr>
      <w:ins w:id="503" w:author="Juan Carlos Romero" w:date="2019-05-08T17:42:00Z">
        <w:r>
          <w:rPr>
            <w:lang w:eastAsia="es-ES"/>
          </w:rPr>
          <w:t>Este servicio proporciona acceso a las siguientes propiedades y métodos:</w:t>
        </w:r>
      </w:ins>
    </w:p>
    <w:tbl>
      <w:tblPr>
        <w:tblW w:w="8644" w:type="dxa"/>
        <w:tblCellMar>
          <w:left w:w="10" w:type="dxa"/>
          <w:right w:w="10" w:type="dxa"/>
        </w:tblCellMar>
        <w:tblLook w:val="04A0" w:firstRow="1" w:lastRow="0" w:firstColumn="1" w:lastColumn="0" w:noHBand="0" w:noVBand="1"/>
        <w:tblPrChange w:id="504" w:author="Juan Carlos Romero" w:date="2019-05-08T17:49:00Z">
          <w:tblPr>
            <w:tblW w:w="8644" w:type="dxa"/>
            <w:tblCellMar>
              <w:left w:w="10" w:type="dxa"/>
              <w:right w:w="10" w:type="dxa"/>
            </w:tblCellMar>
            <w:tblLook w:val="04A0" w:firstRow="1" w:lastRow="0" w:firstColumn="1" w:lastColumn="0" w:noHBand="0" w:noVBand="1"/>
          </w:tblPr>
        </w:tblPrChange>
      </w:tblPr>
      <w:tblGrid>
        <w:gridCol w:w="4361"/>
        <w:gridCol w:w="4283"/>
        <w:tblGridChange w:id="505">
          <w:tblGrid>
            <w:gridCol w:w="4322"/>
            <w:gridCol w:w="39"/>
            <w:gridCol w:w="4283"/>
          </w:tblGrid>
        </w:tblGridChange>
      </w:tblGrid>
      <w:tr w:rsidR="00D94CF2" w:rsidTr="00D94CF2">
        <w:trPr>
          <w:ins w:id="506" w:author="Juan Carlos Romero" w:date="2019-05-08T17:46:00Z"/>
        </w:trPr>
        <w:tc>
          <w:tcPr>
            <w:tcW w:w="4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07" w:author="Juan Carlos Romero" w:date="2019-05-08T17:49:00Z">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Pr="00D94CF2" w:rsidRDefault="00D94CF2" w:rsidP="00D94CF2">
            <w:pPr>
              <w:shd w:val="clear" w:color="auto" w:fill="282C34"/>
              <w:spacing w:line="285" w:lineRule="atLeast"/>
              <w:rPr>
                <w:ins w:id="508" w:author="Juan Carlos Romero" w:date="2019-05-08T17:49:00Z"/>
                <w:rFonts w:ascii="Consolas" w:eastAsia="Times New Roman" w:hAnsi="Consolas" w:cs="Times New Roman"/>
                <w:color w:val="BBBBBB"/>
                <w:sz w:val="21"/>
                <w:szCs w:val="21"/>
                <w:lang w:eastAsia="es-ES"/>
              </w:rPr>
            </w:pPr>
            <w:ins w:id="509" w:author="Juan Carlos Romero" w:date="2019-05-08T17:46:00Z">
              <w:r>
                <w:rPr>
                  <w:rFonts w:eastAsia="Times New Roman"/>
                  <w:lang w:eastAsia="es-ES"/>
                </w:rPr>
                <w:t xml:space="preserve"> </w:t>
              </w:r>
            </w:ins>
            <w:proofErr w:type="spellStart"/>
            <w:ins w:id="510" w:author="Juan Carlos Romero" w:date="2019-05-08T17:49:00Z">
              <w:r w:rsidRPr="00D94CF2">
                <w:rPr>
                  <w:rFonts w:ascii="Consolas" w:eastAsia="Times New Roman" w:hAnsi="Consolas" w:cs="Times New Roman"/>
                  <w:color w:val="ABB2BF"/>
                  <w:sz w:val="21"/>
                  <w:szCs w:val="21"/>
                  <w:lang w:eastAsia="es-ES"/>
                </w:rPr>
                <w:t>navigatingBetweenPages</w:t>
              </w:r>
              <w:proofErr w:type="spellEnd"/>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56B6C2"/>
                  <w:sz w:val="21"/>
                  <w:szCs w:val="21"/>
                  <w:lang w:eastAsia="es-ES"/>
                </w:rPr>
                <w:t>:</w:t>
              </w:r>
              <w:r w:rsidRPr="00D94CF2">
                <w:rPr>
                  <w:rFonts w:ascii="Consolas" w:eastAsia="Times New Roman" w:hAnsi="Consolas" w:cs="Times New Roman"/>
                  <w:color w:val="ABB2BF"/>
                  <w:sz w:val="21"/>
                  <w:szCs w:val="21"/>
                  <w:lang w:eastAsia="es-ES"/>
                </w:rPr>
                <w:t xml:space="preserve"> </w:t>
              </w:r>
              <w:r w:rsidRPr="00D94CF2">
                <w:rPr>
                  <w:rFonts w:ascii="Consolas" w:eastAsia="Times New Roman" w:hAnsi="Consolas" w:cs="Times New Roman"/>
                  <w:color w:val="E5C07B"/>
                  <w:sz w:val="21"/>
                  <w:szCs w:val="21"/>
                  <w:lang w:eastAsia="es-ES"/>
                </w:rPr>
                <w:t>Observ</w:t>
              </w:r>
              <w:r w:rsidRPr="00D94CF2">
                <w:rPr>
                  <w:rFonts w:ascii="Consolas" w:eastAsia="Times New Roman" w:hAnsi="Consolas" w:cs="Times New Roman"/>
                  <w:color w:val="E5C07B"/>
                  <w:sz w:val="21"/>
                  <w:szCs w:val="21"/>
                  <w:lang w:eastAsia="es-ES"/>
                </w:rPr>
                <w:t>a</w:t>
              </w:r>
              <w:r w:rsidRPr="00D94CF2">
                <w:rPr>
                  <w:rFonts w:ascii="Consolas" w:eastAsia="Times New Roman" w:hAnsi="Consolas" w:cs="Times New Roman"/>
                  <w:color w:val="E5C07B"/>
                  <w:sz w:val="21"/>
                  <w:szCs w:val="21"/>
                  <w:lang w:eastAsia="es-ES"/>
                </w:rPr>
                <w:t>ble</w:t>
              </w:r>
              <w:r w:rsidRPr="00D94CF2">
                <w:rPr>
                  <w:rFonts w:ascii="Consolas" w:eastAsia="Times New Roman" w:hAnsi="Consolas" w:cs="Times New Roman"/>
                  <w:color w:val="ABB2BF"/>
                  <w:sz w:val="21"/>
                  <w:szCs w:val="21"/>
                  <w:lang w:eastAsia="es-ES"/>
                </w:rPr>
                <w:t>&lt;</w:t>
              </w:r>
              <w:proofErr w:type="spellStart"/>
              <w:r w:rsidRPr="00D94CF2">
                <w:rPr>
                  <w:rFonts w:ascii="Consolas" w:eastAsia="Times New Roman" w:hAnsi="Consolas" w:cs="Times New Roman"/>
                  <w:color w:val="ABB2BF"/>
                  <w:sz w:val="21"/>
                  <w:szCs w:val="21"/>
                  <w:lang w:eastAsia="es-ES"/>
                </w:rPr>
                <w:t>boolean</w:t>
              </w:r>
              <w:proofErr w:type="spellEnd"/>
              <w:r w:rsidRPr="00D94CF2">
                <w:rPr>
                  <w:rFonts w:ascii="Consolas" w:eastAsia="Times New Roman" w:hAnsi="Consolas" w:cs="Times New Roman"/>
                  <w:color w:val="ABB2BF"/>
                  <w:sz w:val="21"/>
                  <w:szCs w:val="21"/>
                  <w:lang w:eastAsia="es-ES"/>
                </w:rPr>
                <w:t>&gt;;</w:t>
              </w:r>
            </w:ins>
          </w:p>
          <w:p w:rsidR="00D94CF2" w:rsidRDefault="00D94CF2">
            <w:pPr>
              <w:pStyle w:val="Sinespaciado"/>
              <w:rPr>
                <w:ins w:id="511" w:author="Juan Carlos Romero" w:date="2019-05-08T17:46:00Z"/>
                <w:rFonts w:eastAsia="Times New Roman" w:cs="Times New Roman"/>
                <w:lang w:eastAsia="es-ES"/>
              </w:rPr>
              <w:pPrChange w:id="512" w:author="Juan Carlos Romero" w:date="2019-05-08T17:46:00Z">
                <w:pPr>
                  <w:jc w:val="both"/>
                </w:pPr>
              </w:pPrChange>
            </w:pP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13" w:author="Juan Carlos Romero" w:date="2019-05-08T17:49:00Z">
              <w:tcPr>
                <w:tcW w:w="4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Default="00D94CF2">
            <w:pPr>
              <w:rPr>
                <w:ins w:id="514" w:author="Juan Carlos Romero" w:date="2019-05-08T17:46:00Z"/>
              </w:rPr>
              <w:pPrChange w:id="515" w:author="Juan Carlos Romero" w:date="2019-05-08T17:47:00Z">
                <w:pPr>
                  <w:jc w:val="both"/>
                </w:pPr>
              </w:pPrChange>
            </w:pPr>
            <w:ins w:id="516" w:author="Juan Carlos Romero" w:date="2019-05-08T17:47:00Z">
              <w:r>
                <w:rPr>
                  <w:rFonts w:eastAsia="Times New Roman"/>
                  <w:lang w:eastAsia="es-ES"/>
                </w:rPr>
                <w:t xml:space="preserve">Observable que emite un booleano cada vez que el </w:t>
              </w:r>
              <w:proofErr w:type="spellStart"/>
              <w:r>
                <w:rPr>
                  <w:rFonts w:eastAsia="Times New Roman"/>
                  <w:lang w:eastAsia="es-ES"/>
                </w:rPr>
                <w:t>router</w:t>
              </w:r>
              <w:proofErr w:type="spellEnd"/>
              <w:r>
                <w:rPr>
                  <w:rFonts w:eastAsia="Times New Roman"/>
                  <w:lang w:eastAsia="es-ES"/>
                </w:rPr>
                <w:t xml:space="preserve"> inicia la navegación de una página a otra y cuando esta finaliza. Observa los eventos del </w:t>
              </w:r>
              <w:proofErr w:type="spellStart"/>
              <w:r>
                <w:rPr>
                  <w:rFonts w:eastAsia="Times New Roman"/>
                  <w:lang w:eastAsia="es-ES"/>
                </w:rPr>
                <w:t>Router</w:t>
              </w:r>
              <w:proofErr w:type="spellEnd"/>
              <w:r>
                <w:rPr>
                  <w:rFonts w:eastAsia="Times New Roman"/>
                  <w:lang w:eastAsia="es-ES"/>
                </w:rPr>
                <w:t xml:space="preserve"> de Angular.</w:t>
              </w:r>
            </w:ins>
          </w:p>
        </w:tc>
      </w:tr>
      <w:tr w:rsidR="00D94CF2" w:rsidTr="00D94CF2">
        <w:trPr>
          <w:ins w:id="517" w:author="Juan Carlos Romero" w:date="2019-05-08T17:46:00Z"/>
        </w:trPr>
        <w:tc>
          <w:tcPr>
            <w:tcW w:w="4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18" w:author="Juan Carlos Romero" w:date="2019-05-08T17:49:00Z">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Pr="00D94CF2" w:rsidRDefault="00D94CF2" w:rsidP="00D94CF2">
            <w:pPr>
              <w:shd w:val="clear" w:color="auto" w:fill="282C34"/>
              <w:spacing w:after="0" w:line="285" w:lineRule="atLeast"/>
              <w:rPr>
                <w:ins w:id="519" w:author="Juan Carlos Romero" w:date="2019-05-08T17:49:00Z"/>
                <w:rFonts w:ascii="Consolas" w:eastAsia="Times New Roman" w:hAnsi="Consolas" w:cs="Times New Roman"/>
                <w:color w:val="BBBBBB"/>
                <w:sz w:val="21"/>
                <w:szCs w:val="21"/>
                <w:lang w:eastAsia="es-ES"/>
              </w:rPr>
            </w:pPr>
            <w:proofErr w:type="spellStart"/>
            <w:ins w:id="520" w:author="Juan Carlos Romero" w:date="2019-05-08T17:49:00Z">
              <w:r w:rsidRPr="00D94CF2">
                <w:rPr>
                  <w:rFonts w:ascii="Consolas" w:eastAsia="Times New Roman" w:hAnsi="Consolas" w:cs="Times New Roman"/>
                  <w:color w:val="ABB2BF"/>
                  <w:sz w:val="21"/>
                  <w:szCs w:val="21"/>
                  <w:lang w:eastAsia="es-ES"/>
                </w:rPr>
                <w:t>panelOpen</w:t>
              </w:r>
              <w:proofErr w:type="spellEnd"/>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56B6C2"/>
                  <w:sz w:val="21"/>
                  <w:szCs w:val="21"/>
                  <w:lang w:eastAsia="es-ES"/>
                </w:rPr>
                <w:t>:</w:t>
              </w:r>
              <w:r w:rsidRPr="00D94CF2">
                <w:rPr>
                  <w:rFonts w:ascii="Consolas" w:eastAsia="Times New Roman" w:hAnsi="Consolas" w:cs="Times New Roman"/>
                  <w:color w:val="ABB2BF"/>
                  <w:sz w:val="21"/>
                  <w:szCs w:val="21"/>
                  <w:lang w:eastAsia="es-ES"/>
                </w:rPr>
                <w:t xml:space="preserve"> </w:t>
              </w:r>
              <w:r w:rsidRPr="00D94CF2">
                <w:rPr>
                  <w:rFonts w:ascii="Consolas" w:eastAsia="Times New Roman" w:hAnsi="Consolas" w:cs="Times New Roman"/>
                  <w:color w:val="E5C07B"/>
                  <w:sz w:val="21"/>
                  <w:szCs w:val="21"/>
                  <w:lang w:eastAsia="es-ES"/>
                </w:rPr>
                <w:t>Observable</w:t>
              </w:r>
              <w:r w:rsidRPr="00D94CF2">
                <w:rPr>
                  <w:rFonts w:ascii="Consolas" w:eastAsia="Times New Roman" w:hAnsi="Consolas" w:cs="Times New Roman"/>
                  <w:color w:val="ABB2BF"/>
                  <w:sz w:val="21"/>
                  <w:szCs w:val="21"/>
                  <w:lang w:eastAsia="es-ES"/>
                </w:rPr>
                <w:t>&lt;</w:t>
              </w:r>
              <w:proofErr w:type="spellStart"/>
              <w:r w:rsidRPr="00D94CF2">
                <w:rPr>
                  <w:rFonts w:ascii="Consolas" w:eastAsia="Times New Roman" w:hAnsi="Consolas" w:cs="Times New Roman"/>
                  <w:color w:val="ABB2BF"/>
                  <w:sz w:val="21"/>
                  <w:szCs w:val="21"/>
                  <w:lang w:eastAsia="es-ES"/>
                </w:rPr>
                <w:t>boolean</w:t>
              </w:r>
              <w:proofErr w:type="spellEnd"/>
              <w:r w:rsidRPr="00D94CF2">
                <w:rPr>
                  <w:rFonts w:ascii="Consolas" w:eastAsia="Times New Roman" w:hAnsi="Consolas" w:cs="Times New Roman"/>
                  <w:color w:val="ABB2BF"/>
                  <w:sz w:val="21"/>
                  <w:szCs w:val="21"/>
                  <w:lang w:eastAsia="es-ES"/>
                </w:rPr>
                <w:t>&gt;;</w:t>
              </w:r>
            </w:ins>
          </w:p>
          <w:p w:rsidR="00D94CF2" w:rsidRDefault="00D94CF2">
            <w:pPr>
              <w:pStyle w:val="Sinespaciado"/>
              <w:rPr>
                <w:ins w:id="521" w:author="Juan Carlos Romero" w:date="2019-05-08T17:46:00Z"/>
                <w:rFonts w:eastAsia="Times New Roman" w:cs="Times New Roman"/>
                <w:lang w:eastAsia="es-ES"/>
              </w:rPr>
              <w:pPrChange w:id="522" w:author="Juan Carlos Romero" w:date="2019-05-08T17:46:00Z">
                <w:pPr>
                  <w:jc w:val="both"/>
                </w:pPr>
              </w:pPrChange>
            </w:pPr>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23" w:author="Juan Carlos Romero" w:date="2019-05-08T17:49:00Z">
              <w:tcPr>
                <w:tcW w:w="4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Default="00D94CF2">
            <w:pPr>
              <w:rPr>
                <w:ins w:id="524" w:author="Juan Carlos Romero" w:date="2019-05-08T17:46:00Z"/>
                <w:rFonts w:eastAsia="Times New Roman" w:cs="Times New Roman"/>
                <w:lang w:eastAsia="es-ES"/>
              </w:rPr>
              <w:pPrChange w:id="525" w:author="Juan Carlos Romero" w:date="2019-05-08T17:48:00Z">
                <w:pPr>
                  <w:jc w:val="both"/>
                </w:pPr>
              </w:pPrChange>
            </w:pPr>
            <w:ins w:id="526" w:author="Juan Carlos Romero" w:date="2019-05-08T17:47:00Z">
              <w:r>
                <w:rPr>
                  <w:lang w:eastAsia="es-ES"/>
                </w:rPr>
                <w:t>Observable que emitirá un nuevo valor</w:t>
              </w:r>
              <w:r>
                <w:rPr>
                  <w:rFonts w:eastAsia="Times New Roman"/>
                  <w:lang w:eastAsia="es-ES"/>
                </w:rPr>
                <w:t xml:space="preserve"> cuando un </w:t>
              </w:r>
              <w:r w:rsidRPr="00D94CF2">
                <w:rPr>
                  <w:rFonts w:eastAsia="Times New Roman"/>
                  <w:lang w:eastAsia="es-ES"/>
                </w:rPr>
                <w:t>panel</w:t>
              </w:r>
              <w:r>
                <w:rPr>
                  <w:rFonts w:eastAsia="Times New Roman"/>
                  <w:lang w:eastAsia="es-ES"/>
                </w:rPr>
                <w:t xml:space="preserve"> manejado por el servicio de paneles se abr</w:t>
              </w:r>
            </w:ins>
            <w:ins w:id="527" w:author="Juan Carlos Romero" w:date="2019-05-08T17:48:00Z">
              <w:r>
                <w:rPr>
                  <w:rFonts w:eastAsia="Times New Roman"/>
                  <w:lang w:eastAsia="es-ES"/>
                </w:rPr>
                <w:t>a</w:t>
              </w:r>
            </w:ins>
            <w:ins w:id="528" w:author="Juan Carlos Romero" w:date="2019-05-08T17:47:00Z">
              <w:r>
                <w:rPr>
                  <w:rFonts w:eastAsia="Times New Roman"/>
                  <w:lang w:eastAsia="es-ES"/>
                </w:rPr>
                <w:t xml:space="preserve"> o se cierr</w:t>
              </w:r>
            </w:ins>
            <w:ins w:id="529" w:author="Juan Carlos Romero" w:date="2019-05-08T17:48:00Z">
              <w:r>
                <w:rPr>
                  <w:rFonts w:eastAsia="Times New Roman"/>
                  <w:lang w:eastAsia="es-ES"/>
                </w:rPr>
                <w:t>e.</w:t>
              </w:r>
            </w:ins>
          </w:p>
        </w:tc>
      </w:tr>
      <w:tr w:rsidR="00D94CF2" w:rsidTr="00D94CF2">
        <w:trPr>
          <w:ins w:id="530" w:author="Juan Carlos Romero" w:date="2019-05-08T17:48:00Z"/>
        </w:trPr>
        <w:tc>
          <w:tcPr>
            <w:tcW w:w="4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31" w:author="Juan Carlos Romero" w:date="2019-05-08T17:49:00Z">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Pr="00D94CF2" w:rsidRDefault="00D94CF2">
            <w:pPr>
              <w:shd w:val="clear" w:color="auto" w:fill="282C34"/>
              <w:spacing w:after="0" w:line="285" w:lineRule="atLeast"/>
              <w:rPr>
                <w:ins w:id="532" w:author="Juan Carlos Romero" w:date="2019-05-08T17:48:00Z"/>
                <w:rFonts w:ascii="Consolas" w:eastAsia="Times New Roman" w:hAnsi="Consolas" w:cs="Times New Roman"/>
                <w:color w:val="BBBBBB"/>
                <w:sz w:val="21"/>
                <w:szCs w:val="21"/>
                <w:lang w:eastAsia="es-ES"/>
                <w:rPrChange w:id="533" w:author="Juan Carlos Romero" w:date="2019-05-08T17:48:00Z">
                  <w:rPr>
                    <w:ins w:id="534" w:author="Juan Carlos Romero" w:date="2019-05-08T17:48:00Z"/>
                    <w:rFonts w:eastAsia="Times New Roman"/>
                    <w:lang w:eastAsia="es-ES"/>
                  </w:rPr>
                </w:rPrChange>
              </w:rPr>
              <w:pPrChange w:id="535" w:author="Juan Carlos Romero" w:date="2019-05-08T17:48:00Z">
                <w:pPr>
                  <w:pStyle w:val="Sinespaciado"/>
                </w:pPr>
              </w:pPrChange>
            </w:pPr>
            <w:proofErr w:type="spellStart"/>
            <w:ins w:id="536" w:author="Juan Carlos Romero" w:date="2019-05-08T17:48:00Z">
              <w:r w:rsidRPr="00D94CF2">
                <w:rPr>
                  <w:rFonts w:ascii="Consolas" w:eastAsia="Times New Roman" w:hAnsi="Consolas" w:cs="Times New Roman"/>
                  <w:color w:val="61AFEF"/>
                  <w:sz w:val="21"/>
                  <w:szCs w:val="21"/>
                  <w:lang w:eastAsia="es-ES"/>
                </w:rPr>
                <w:t>notifyPanelOpen</w:t>
              </w:r>
              <w:proofErr w:type="spellEnd"/>
              <w:r w:rsidRPr="00D94CF2">
                <w:rPr>
                  <w:rFonts w:ascii="Consolas" w:eastAsia="Times New Roman" w:hAnsi="Consolas" w:cs="Times New Roman"/>
                  <w:color w:val="ABB2BF"/>
                  <w:sz w:val="21"/>
                  <w:szCs w:val="21"/>
                  <w:lang w:eastAsia="es-ES"/>
                </w:rPr>
                <w:t>(open</w:t>
              </w:r>
              <w:r w:rsidRPr="00D94CF2">
                <w:rPr>
                  <w:rFonts w:ascii="Consolas" w:eastAsia="Times New Roman" w:hAnsi="Consolas" w:cs="Times New Roman"/>
                  <w:color w:val="56B6C2"/>
                  <w:sz w:val="21"/>
                  <w:szCs w:val="21"/>
                  <w:lang w:eastAsia="es-ES"/>
                </w:rPr>
                <w:t>:</w:t>
              </w:r>
              <w:r w:rsidRPr="00D94CF2">
                <w:rPr>
                  <w:rFonts w:ascii="Consolas" w:eastAsia="Times New Roman" w:hAnsi="Consolas" w:cs="Times New Roman"/>
                  <w:color w:val="ABB2BF"/>
                  <w:sz w:val="21"/>
                  <w:szCs w:val="21"/>
                  <w:lang w:eastAsia="es-ES"/>
                </w:rPr>
                <w:t xml:space="preserve"> </w:t>
              </w:r>
              <w:proofErr w:type="spellStart"/>
              <w:r w:rsidRPr="00D94CF2">
                <w:rPr>
                  <w:rFonts w:ascii="Consolas" w:eastAsia="Times New Roman" w:hAnsi="Consolas" w:cs="Times New Roman"/>
                  <w:color w:val="56B6C2"/>
                  <w:sz w:val="21"/>
                  <w:szCs w:val="21"/>
                  <w:lang w:eastAsia="es-ES"/>
                </w:rPr>
                <w:t>boolean</w:t>
              </w:r>
              <w:proofErr w:type="spellEnd"/>
              <w:r w:rsidRPr="00D94CF2">
                <w:rPr>
                  <w:rFonts w:ascii="Consolas" w:eastAsia="Times New Roman" w:hAnsi="Consolas" w:cs="Times New Roman"/>
                  <w:color w:val="ABB2BF"/>
                  <w:sz w:val="21"/>
                  <w:szCs w:val="21"/>
                  <w:lang w:eastAsia="es-ES"/>
                </w:rPr>
                <w:t>)</w:t>
              </w:r>
            </w:ins>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Change w:id="537" w:author="Juan Carlos Romero" w:date="2019-05-08T17:49:00Z">
              <w:tcPr>
                <w:tcW w:w="4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tcPrChange>
          </w:tcPr>
          <w:p w:rsidR="00D94CF2" w:rsidRDefault="00D94CF2">
            <w:pPr>
              <w:rPr>
                <w:ins w:id="538" w:author="Juan Carlos Romero" w:date="2019-05-08T17:48:00Z"/>
                <w:lang w:eastAsia="es-ES"/>
              </w:rPr>
            </w:pPr>
            <w:ins w:id="539" w:author="Juan Carlos Romero" w:date="2019-05-08T17:48:00Z">
              <w:r>
                <w:rPr>
                  <w:lang w:eastAsia="es-ES"/>
                </w:rPr>
                <w:t>Método que permite a otros componentes notif</w:t>
              </w:r>
              <w:r>
                <w:rPr>
                  <w:lang w:eastAsia="es-ES"/>
                </w:rPr>
                <w:t>i</w:t>
              </w:r>
              <w:r>
                <w:rPr>
                  <w:lang w:eastAsia="es-ES"/>
                </w:rPr>
                <w:t>car la apertura de un panel</w:t>
              </w:r>
            </w:ins>
          </w:p>
        </w:tc>
      </w:tr>
      <w:tr w:rsidR="00D94CF2" w:rsidTr="00D94CF2">
        <w:trPr>
          <w:ins w:id="540" w:author="Juan Carlos Romero" w:date="2019-05-08T17:49:00Z"/>
        </w:trPr>
        <w:tc>
          <w:tcPr>
            <w:tcW w:w="4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94CF2" w:rsidRPr="00D94CF2" w:rsidRDefault="00D94CF2" w:rsidP="00D94CF2">
            <w:pPr>
              <w:shd w:val="clear" w:color="auto" w:fill="282C34"/>
              <w:spacing w:after="0" w:line="285" w:lineRule="atLeast"/>
              <w:rPr>
                <w:ins w:id="541" w:author="Juan Carlos Romero" w:date="2019-05-08T17:49:00Z"/>
                <w:rFonts w:ascii="Consolas" w:eastAsia="Times New Roman" w:hAnsi="Consolas" w:cs="Times New Roman"/>
                <w:color w:val="BBBBBB"/>
                <w:sz w:val="21"/>
                <w:szCs w:val="21"/>
                <w:lang w:eastAsia="es-ES"/>
                <w:rPrChange w:id="542" w:author="Juan Carlos Romero" w:date="2019-05-08T17:49:00Z">
                  <w:rPr>
                    <w:ins w:id="543" w:author="Juan Carlos Romero" w:date="2019-05-08T17:49:00Z"/>
                    <w:rFonts w:ascii="Consolas" w:eastAsia="Times New Roman" w:hAnsi="Consolas" w:cs="Times New Roman"/>
                    <w:color w:val="61AFEF"/>
                    <w:sz w:val="21"/>
                    <w:szCs w:val="21"/>
                    <w:lang w:eastAsia="es-ES"/>
                  </w:rPr>
                </w:rPrChange>
              </w:rPr>
            </w:pPr>
            <w:proofErr w:type="spellStart"/>
            <w:ins w:id="544" w:author="Juan Carlos Romero" w:date="2019-05-08T17:49:00Z">
              <w:r w:rsidRPr="00D94CF2">
                <w:rPr>
                  <w:rFonts w:ascii="Consolas" w:eastAsia="Times New Roman" w:hAnsi="Consolas" w:cs="Times New Roman"/>
                  <w:color w:val="61AFEF"/>
                  <w:sz w:val="21"/>
                  <w:szCs w:val="21"/>
                  <w:lang w:eastAsia="es-ES"/>
                </w:rPr>
                <w:t>getThemeColor</w:t>
              </w:r>
              <w:proofErr w:type="spellEnd"/>
              <w:r w:rsidRPr="00D94CF2">
                <w:rPr>
                  <w:rFonts w:ascii="Consolas" w:eastAsia="Times New Roman" w:hAnsi="Consolas" w:cs="Times New Roman"/>
                  <w:color w:val="ABB2BF"/>
                  <w:sz w:val="21"/>
                  <w:szCs w:val="21"/>
                  <w:lang w:eastAsia="es-ES"/>
                </w:rPr>
                <w:t>(color</w:t>
              </w:r>
              <w:r w:rsidRPr="00D94CF2">
                <w:rPr>
                  <w:rFonts w:ascii="Consolas" w:eastAsia="Times New Roman" w:hAnsi="Consolas" w:cs="Times New Roman"/>
                  <w:color w:val="56B6C2"/>
                  <w:sz w:val="21"/>
                  <w:szCs w:val="21"/>
                  <w:lang w:eastAsia="es-ES"/>
                </w:rPr>
                <w:t>:</w:t>
              </w:r>
              <w:r w:rsidRPr="00D94CF2">
                <w:rPr>
                  <w:rFonts w:ascii="Consolas" w:eastAsia="Times New Roman" w:hAnsi="Consolas" w:cs="Times New Roman"/>
                  <w:color w:val="ABB2BF"/>
                  <w:sz w:val="21"/>
                  <w:szCs w:val="21"/>
                  <w:lang w:eastAsia="es-ES"/>
                </w:rPr>
                <w:t xml:space="preserve"> </w:t>
              </w:r>
              <w:proofErr w:type="spellStart"/>
              <w:r w:rsidRPr="00D94CF2">
                <w:rPr>
                  <w:rFonts w:ascii="Consolas" w:eastAsia="Times New Roman" w:hAnsi="Consolas" w:cs="Times New Roman"/>
                  <w:color w:val="56B6C2"/>
                  <w:sz w:val="21"/>
                  <w:szCs w:val="21"/>
                  <w:lang w:eastAsia="es-ES"/>
                </w:rPr>
                <w:t>string</w:t>
              </w:r>
              <w:proofErr w:type="spellEnd"/>
              <w:r w:rsidRPr="00D94CF2">
                <w:rPr>
                  <w:rFonts w:ascii="Consolas" w:eastAsia="Times New Roman" w:hAnsi="Consolas" w:cs="Times New Roman"/>
                  <w:color w:val="ABB2BF"/>
                  <w:sz w:val="21"/>
                  <w:szCs w:val="21"/>
                  <w:lang w:eastAsia="es-ES"/>
                </w:rPr>
                <w:t>)</w:t>
              </w:r>
            </w:ins>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94CF2" w:rsidRDefault="00D94CF2" w:rsidP="00D94CF2">
            <w:pPr>
              <w:rPr>
                <w:ins w:id="545" w:author="Juan Carlos Romero" w:date="2019-05-08T17:49:00Z"/>
                <w:lang w:eastAsia="es-ES"/>
              </w:rPr>
            </w:pPr>
            <w:ins w:id="546" w:author="Juan Carlos Romero" w:date="2019-05-08T17:49:00Z">
              <w:r>
                <w:rPr>
                  <w:lang w:eastAsia="es-ES"/>
                </w:rPr>
                <w:t>Obtiene un color del tema, el nombre del color deberá ser alguno de los soportados por el tema:</w:t>
              </w:r>
            </w:ins>
          </w:p>
          <w:p w:rsidR="00D94CF2" w:rsidRPr="00D94CF2" w:rsidRDefault="00D94CF2" w:rsidP="00D94CF2">
            <w:pPr>
              <w:shd w:val="clear" w:color="auto" w:fill="282C34"/>
              <w:spacing w:after="0" w:line="285" w:lineRule="atLeast"/>
              <w:rPr>
                <w:ins w:id="547" w:author="Juan Carlos Romero" w:date="2019-05-08T17:50:00Z"/>
                <w:rFonts w:ascii="Consolas" w:eastAsia="Times New Roman" w:hAnsi="Consolas" w:cs="Times New Roman"/>
                <w:color w:val="BBBBBB"/>
                <w:sz w:val="21"/>
                <w:szCs w:val="21"/>
                <w:lang w:eastAsia="es-ES"/>
              </w:rPr>
            </w:pPr>
            <w:ins w:id="548" w:author="Juan Carlos Romero" w:date="2019-05-08T17:50:00Z">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primaryFg</w:t>
              </w:r>
              <w:proofErr w:type="spellEnd"/>
              <w:r w:rsidRPr="00D94CF2">
                <w:rPr>
                  <w:rFonts w:ascii="Consolas" w:eastAsia="Times New Roman" w:hAnsi="Consolas" w:cs="Times New Roman"/>
                  <w:color w:val="98C379"/>
                  <w:sz w:val="21"/>
                  <w:szCs w:val="21"/>
                  <w:lang w:eastAsia="es-ES"/>
                </w:rPr>
                <w:t>'</w:t>
              </w:r>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BBBBBB"/>
                  <w:sz w:val="21"/>
                  <w:szCs w:val="21"/>
                  <w:lang w:eastAsia="es-ES"/>
                </w:rPr>
                <w:t xml:space="preserve"> </w:t>
              </w:r>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primaryBg</w:t>
              </w:r>
              <w:proofErr w:type="spellEnd"/>
              <w:r w:rsidRPr="00D94CF2">
                <w:rPr>
                  <w:rFonts w:ascii="Consolas" w:eastAsia="Times New Roman" w:hAnsi="Consolas" w:cs="Times New Roman"/>
                  <w:color w:val="98C379"/>
                  <w:sz w:val="21"/>
                  <w:szCs w:val="21"/>
                  <w:lang w:eastAsia="es-ES"/>
                </w:rPr>
                <w:t>'</w:t>
              </w:r>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BBBBBB"/>
                  <w:sz w:val="21"/>
                  <w:szCs w:val="21"/>
                  <w:lang w:eastAsia="es-ES"/>
                </w:rPr>
                <w:t xml:space="preserve"> </w:t>
              </w:r>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seco</w:t>
              </w:r>
              <w:r w:rsidRPr="00D94CF2">
                <w:rPr>
                  <w:rFonts w:ascii="Consolas" w:eastAsia="Times New Roman" w:hAnsi="Consolas" w:cs="Times New Roman"/>
                  <w:color w:val="98C379"/>
                  <w:sz w:val="21"/>
                  <w:szCs w:val="21"/>
                  <w:lang w:eastAsia="es-ES"/>
                </w:rPr>
                <w:t>n</w:t>
              </w:r>
              <w:r w:rsidRPr="00D94CF2">
                <w:rPr>
                  <w:rFonts w:ascii="Consolas" w:eastAsia="Times New Roman" w:hAnsi="Consolas" w:cs="Times New Roman"/>
                  <w:color w:val="98C379"/>
                  <w:sz w:val="21"/>
                  <w:szCs w:val="21"/>
                  <w:lang w:eastAsia="es-ES"/>
                </w:rPr>
                <w:t>daryBg</w:t>
              </w:r>
              <w:proofErr w:type="spellEnd"/>
              <w:r w:rsidRPr="00D94CF2">
                <w:rPr>
                  <w:rFonts w:ascii="Consolas" w:eastAsia="Times New Roman" w:hAnsi="Consolas" w:cs="Times New Roman"/>
                  <w:color w:val="98C379"/>
                  <w:sz w:val="21"/>
                  <w:szCs w:val="21"/>
                  <w:lang w:eastAsia="es-ES"/>
                </w:rPr>
                <w:t>'</w:t>
              </w:r>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BBBBBB"/>
                  <w:sz w:val="21"/>
                  <w:szCs w:val="21"/>
                  <w:lang w:eastAsia="es-ES"/>
                </w:rPr>
                <w:t xml:space="preserve"> </w:t>
              </w:r>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secondaryFg</w:t>
              </w:r>
              <w:proofErr w:type="spellEnd"/>
              <w:r w:rsidRPr="00D94CF2">
                <w:rPr>
                  <w:rFonts w:ascii="Consolas" w:eastAsia="Times New Roman" w:hAnsi="Consolas" w:cs="Times New Roman"/>
                  <w:color w:val="98C379"/>
                  <w:sz w:val="21"/>
                  <w:szCs w:val="21"/>
                  <w:lang w:eastAsia="es-ES"/>
                </w:rPr>
                <w:t>'</w:t>
              </w:r>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BBBBBB"/>
                  <w:sz w:val="21"/>
                  <w:szCs w:val="21"/>
                  <w:lang w:eastAsia="es-ES"/>
                </w:rPr>
                <w:t xml:space="preserve"> </w:t>
              </w:r>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te</w:t>
              </w:r>
              <w:r w:rsidRPr="00D94CF2">
                <w:rPr>
                  <w:rFonts w:ascii="Consolas" w:eastAsia="Times New Roman" w:hAnsi="Consolas" w:cs="Times New Roman"/>
                  <w:color w:val="98C379"/>
                  <w:sz w:val="21"/>
                  <w:szCs w:val="21"/>
                  <w:lang w:eastAsia="es-ES"/>
                </w:rPr>
                <w:t>r</w:t>
              </w:r>
              <w:r w:rsidRPr="00D94CF2">
                <w:rPr>
                  <w:rFonts w:ascii="Consolas" w:eastAsia="Times New Roman" w:hAnsi="Consolas" w:cs="Times New Roman"/>
                  <w:color w:val="98C379"/>
                  <w:sz w:val="21"/>
                  <w:szCs w:val="21"/>
                  <w:lang w:eastAsia="es-ES"/>
                </w:rPr>
                <w:t>tiaryBg</w:t>
              </w:r>
              <w:proofErr w:type="spellEnd"/>
              <w:r w:rsidRPr="00D94CF2">
                <w:rPr>
                  <w:rFonts w:ascii="Consolas" w:eastAsia="Times New Roman" w:hAnsi="Consolas" w:cs="Times New Roman"/>
                  <w:color w:val="98C379"/>
                  <w:sz w:val="21"/>
                  <w:szCs w:val="21"/>
                  <w:lang w:eastAsia="es-ES"/>
                </w:rPr>
                <w:t>'</w:t>
              </w:r>
              <w:r w:rsidRPr="00D94CF2">
                <w:rPr>
                  <w:rFonts w:ascii="Consolas" w:eastAsia="Times New Roman" w:hAnsi="Consolas" w:cs="Times New Roman"/>
                  <w:color w:val="ABB2BF"/>
                  <w:sz w:val="21"/>
                  <w:szCs w:val="21"/>
                  <w:lang w:eastAsia="es-ES"/>
                </w:rPr>
                <w:t>,</w:t>
              </w:r>
              <w:r w:rsidRPr="00D94CF2">
                <w:rPr>
                  <w:rFonts w:ascii="Consolas" w:eastAsia="Times New Roman" w:hAnsi="Consolas" w:cs="Times New Roman"/>
                  <w:color w:val="BBBBBB"/>
                  <w:sz w:val="21"/>
                  <w:szCs w:val="21"/>
                  <w:lang w:eastAsia="es-ES"/>
                </w:rPr>
                <w:t xml:space="preserve"> </w:t>
              </w:r>
              <w:r w:rsidRPr="00D94CF2">
                <w:rPr>
                  <w:rFonts w:ascii="Consolas" w:eastAsia="Times New Roman" w:hAnsi="Consolas" w:cs="Times New Roman"/>
                  <w:color w:val="98C379"/>
                  <w:sz w:val="21"/>
                  <w:szCs w:val="21"/>
                  <w:lang w:eastAsia="es-ES"/>
                </w:rPr>
                <w:t>'</w:t>
              </w:r>
              <w:proofErr w:type="spellStart"/>
              <w:r w:rsidRPr="00D94CF2">
                <w:rPr>
                  <w:rFonts w:ascii="Consolas" w:eastAsia="Times New Roman" w:hAnsi="Consolas" w:cs="Times New Roman"/>
                  <w:color w:val="98C379"/>
                  <w:sz w:val="21"/>
                  <w:szCs w:val="21"/>
                  <w:lang w:eastAsia="es-ES"/>
                </w:rPr>
                <w:t>tertiaryFg</w:t>
              </w:r>
              <w:proofErr w:type="spellEnd"/>
              <w:r w:rsidRPr="00D94CF2">
                <w:rPr>
                  <w:rFonts w:ascii="Consolas" w:eastAsia="Times New Roman" w:hAnsi="Consolas" w:cs="Times New Roman"/>
                  <w:color w:val="98C379"/>
                  <w:sz w:val="21"/>
                  <w:szCs w:val="21"/>
                  <w:lang w:eastAsia="es-ES"/>
                </w:rPr>
                <w:t>'</w:t>
              </w:r>
            </w:ins>
          </w:p>
          <w:p w:rsidR="00D94CF2" w:rsidRDefault="00D94CF2" w:rsidP="00D94CF2">
            <w:pPr>
              <w:rPr>
                <w:ins w:id="549" w:author="Juan Carlos Romero" w:date="2019-05-08T17:49:00Z"/>
                <w:lang w:eastAsia="es-ES"/>
              </w:rPr>
            </w:pPr>
          </w:p>
        </w:tc>
      </w:tr>
      <w:tr w:rsidR="00C37E7D" w:rsidTr="00D94CF2">
        <w:trPr>
          <w:ins w:id="550" w:author="Juan Carlos Romero" w:date="2019-05-08T17:50:00Z"/>
        </w:trPr>
        <w:tc>
          <w:tcPr>
            <w:tcW w:w="43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7E7D" w:rsidRPr="00C37E7D" w:rsidRDefault="00C37E7D" w:rsidP="00D94CF2">
            <w:pPr>
              <w:shd w:val="clear" w:color="auto" w:fill="282C34"/>
              <w:spacing w:after="0" w:line="285" w:lineRule="atLeast"/>
              <w:rPr>
                <w:ins w:id="551" w:author="Juan Carlos Romero" w:date="2019-05-08T17:50:00Z"/>
                <w:rFonts w:ascii="Consolas" w:eastAsia="Times New Roman" w:hAnsi="Consolas" w:cs="Times New Roman"/>
                <w:color w:val="BBBBBB"/>
                <w:sz w:val="21"/>
                <w:szCs w:val="21"/>
                <w:lang w:eastAsia="es-ES"/>
                <w:rPrChange w:id="552" w:author="Juan Carlos Romero" w:date="2019-05-08T17:50:00Z">
                  <w:rPr>
                    <w:ins w:id="553" w:author="Juan Carlos Romero" w:date="2019-05-08T17:50:00Z"/>
                    <w:rFonts w:ascii="Consolas" w:eastAsia="Times New Roman" w:hAnsi="Consolas" w:cs="Times New Roman"/>
                    <w:color w:val="61AFEF"/>
                    <w:sz w:val="21"/>
                    <w:szCs w:val="21"/>
                    <w:lang w:eastAsia="es-ES"/>
                  </w:rPr>
                </w:rPrChange>
              </w:rPr>
            </w:pPr>
            <w:proofErr w:type="spellStart"/>
            <w:ins w:id="554" w:author="Juan Carlos Romero" w:date="2019-05-08T17:50:00Z">
              <w:r w:rsidRPr="00C37E7D">
                <w:rPr>
                  <w:rFonts w:ascii="Consolas" w:eastAsia="Times New Roman" w:hAnsi="Consolas" w:cs="Times New Roman"/>
                  <w:color w:val="61AFEF"/>
                  <w:sz w:val="21"/>
                  <w:szCs w:val="21"/>
                  <w:lang w:eastAsia="es-ES"/>
                </w:rPr>
                <w:t>setThemeColor</w:t>
              </w:r>
              <w:proofErr w:type="spellEnd"/>
              <w:r w:rsidRPr="00C37E7D">
                <w:rPr>
                  <w:rFonts w:ascii="Consolas" w:eastAsia="Times New Roman" w:hAnsi="Consolas" w:cs="Times New Roman"/>
                  <w:color w:val="ABB2BF"/>
                  <w:sz w:val="21"/>
                  <w:szCs w:val="21"/>
                  <w:lang w:eastAsia="es-ES"/>
                </w:rPr>
                <w:t>(color</w:t>
              </w:r>
              <w:r w:rsidRPr="00C37E7D">
                <w:rPr>
                  <w:rFonts w:ascii="Consolas" w:eastAsia="Times New Roman" w:hAnsi="Consolas" w:cs="Times New Roman"/>
                  <w:color w:val="56B6C2"/>
                  <w:sz w:val="21"/>
                  <w:szCs w:val="21"/>
                  <w:lang w:eastAsia="es-ES"/>
                </w:rPr>
                <w:t>:</w:t>
              </w:r>
              <w:r w:rsidRPr="00C37E7D">
                <w:rPr>
                  <w:rFonts w:ascii="Consolas" w:eastAsia="Times New Roman" w:hAnsi="Consolas" w:cs="Times New Roman"/>
                  <w:color w:val="ABB2BF"/>
                  <w:sz w:val="21"/>
                  <w:szCs w:val="21"/>
                  <w:lang w:eastAsia="es-ES"/>
                </w:rPr>
                <w:t xml:space="preserve"> </w:t>
              </w:r>
              <w:proofErr w:type="spellStart"/>
              <w:r w:rsidRPr="00C37E7D">
                <w:rPr>
                  <w:rFonts w:ascii="Consolas" w:eastAsia="Times New Roman" w:hAnsi="Consolas" w:cs="Times New Roman"/>
                  <w:color w:val="56B6C2"/>
                  <w:sz w:val="21"/>
                  <w:szCs w:val="21"/>
                  <w:lang w:eastAsia="es-ES"/>
                </w:rPr>
                <w:t>string</w:t>
              </w:r>
              <w:proofErr w:type="spellEnd"/>
              <w:r w:rsidRPr="00C37E7D">
                <w:rPr>
                  <w:rFonts w:ascii="Consolas" w:eastAsia="Times New Roman" w:hAnsi="Consolas" w:cs="Times New Roman"/>
                  <w:color w:val="ABB2BF"/>
                  <w:sz w:val="21"/>
                  <w:szCs w:val="21"/>
                  <w:lang w:eastAsia="es-ES"/>
                </w:rPr>
                <w:t xml:space="preserve">, </w:t>
              </w:r>
              <w:proofErr w:type="spellStart"/>
              <w:r w:rsidRPr="00C37E7D">
                <w:rPr>
                  <w:rFonts w:ascii="Consolas" w:eastAsia="Times New Roman" w:hAnsi="Consolas" w:cs="Times New Roman"/>
                  <w:color w:val="ABB2BF"/>
                  <w:sz w:val="21"/>
                  <w:szCs w:val="21"/>
                  <w:lang w:eastAsia="es-ES"/>
                </w:rPr>
                <w:t>colo</w:t>
              </w:r>
              <w:r w:rsidRPr="00C37E7D">
                <w:rPr>
                  <w:rFonts w:ascii="Consolas" w:eastAsia="Times New Roman" w:hAnsi="Consolas" w:cs="Times New Roman"/>
                  <w:color w:val="ABB2BF"/>
                  <w:sz w:val="21"/>
                  <w:szCs w:val="21"/>
                  <w:lang w:eastAsia="es-ES"/>
                </w:rPr>
                <w:t>r</w:t>
              </w:r>
              <w:r w:rsidRPr="00C37E7D">
                <w:rPr>
                  <w:rFonts w:ascii="Consolas" w:eastAsia="Times New Roman" w:hAnsi="Consolas" w:cs="Times New Roman"/>
                  <w:color w:val="ABB2BF"/>
                  <w:sz w:val="21"/>
                  <w:szCs w:val="21"/>
                  <w:lang w:eastAsia="es-ES"/>
                </w:rPr>
                <w:t>Value</w:t>
              </w:r>
              <w:proofErr w:type="spellEnd"/>
              <w:r w:rsidRPr="00C37E7D">
                <w:rPr>
                  <w:rFonts w:ascii="Consolas" w:eastAsia="Times New Roman" w:hAnsi="Consolas" w:cs="Times New Roman"/>
                  <w:color w:val="56B6C2"/>
                  <w:sz w:val="21"/>
                  <w:szCs w:val="21"/>
                  <w:lang w:eastAsia="es-ES"/>
                </w:rPr>
                <w:t>:</w:t>
              </w:r>
              <w:r w:rsidRPr="00C37E7D">
                <w:rPr>
                  <w:rFonts w:ascii="Consolas" w:eastAsia="Times New Roman" w:hAnsi="Consolas" w:cs="Times New Roman"/>
                  <w:color w:val="ABB2BF"/>
                  <w:sz w:val="21"/>
                  <w:szCs w:val="21"/>
                  <w:lang w:eastAsia="es-ES"/>
                </w:rPr>
                <w:t xml:space="preserve"> </w:t>
              </w:r>
              <w:proofErr w:type="spellStart"/>
              <w:r w:rsidRPr="00C37E7D">
                <w:rPr>
                  <w:rFonts w:ascii="Consolas" w:eastAsia="Times New Roman" w:hAnsi="Consolas" w:cs="Times New Roman"/>
                  <w:color w:val="56B6C2"/>
                  <w:sz w:val="21"/>
                  <w:szCs w:val="21"/>
                  <w:lang w:eastAsia="es-ES"/>
                </w:rPr>
                <w:t>string</w:t>
              </w:r>
              <w:proofErr w:type="spellEnd"/>
              <w:r w:rsidRPr="00C37E7D">
                <w:rPr>
                  <w:rFonts w:ascii="Consolas" w:eastAsia="Times New Roman" w:hAnsi="Consolas" w:cs="Times New Roman"/>
                  <w:color w:val="ABB2BF"/>
                  <w:sz w:val="21"/>
                  <w:szCs w:val="21"/>
                  <w:lang w:eastAsia="es-ES"/>
                </w:rPr>
                <w:t>)</w:t>
              </w:r>
            </w:ins>
          </w:p>
        </w:tc>
        <w:tc>
          <w:tcPr>
            <w:tcW w:w="4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37E7D" w:rsidRDefault="00C37E7D">
            <w:pPr>
              <w:rPr>
                <w:ins w:id="555" w:author="Juan Carlos Romero" w:date="2019-05-08T17:53:00Z"/>
                <w:lang w:eastAsia="es-ES"/>
              </w:rPr>
            </w:pPr>
            <w:ins w:id="556" w:author="Juan Carlos Romero" w:date="2019-05-08T17:50:00Z">
              <w:r>
                <w:rPr>
                  <w:lang w:eastAsia="es-ES"/>
                </w:rPr>
                <w:t xml:space="preserve">Establece un color en el tema. El establecimiento de un color no se aplicará a los componentes si estos no han utilizado el color como </w:t>
              </w:r>
            </w:ins>
            <w:proofErr w:type="spellStart"/>
            <w:ins w:id="557" w:author="Juan Carlos Romero" w:date="2019-05-08T17:53:00Z">
              <w:r w:rsidRPr="00C37E7D">
                <w:rPr>
                  <w:lang w:eastAsia="es-ES"/>
                </w:rPr>
                <w:t>var</w:t>
              </w:r>
              <w:proofErr w:type="spellEnd"/>
              <w:r w:rsidRPr="00C37E7D">
                <w:rPr>
                  <w:lang w:eastAsia="es-ES"/>
                </w:rPr>
                <w:t>(--</w:t>
              </w:r>
              <w:r>
                <w:rPr>
                  <w:lang w:eastAsia="es-ES"/>
                </w:rPr>
                <w:t>color)</w:t>
              </w:r>
            </w:ins>
          </w:p>
          <w:p w:rsidR="00C37E7D" w:rsidRDefault="00C37E7D">
            <w:pPr>
              <w:rPr>
                <w:ins w:id="558" w:author="Juan Carlos Romero" w:date="2019-05-08T17:50:00Z"/>
                <w:lang w:eastAsia="es-ES"/>
              </w:rPr>
            </w:pPr>
            <w:ins w:id="559" w:author="Juan Carlos Romero" w:date="2019-05-08T17:53:00Z">
              <w:r>
                <w:rPr>
                  <w:lang w:eastAsia="es-ES"/>
                </w:rPr>
                <w:t>Siendo color alguno de los indicados en el ant</w:t>
              </w:r>
              <w:r>
                <w:rPr>
                  <w:lang w:eastAsia="es-ES"/>
                </w:rPr>
                <w:t>e</w:t>
              </w:r>
              <w:r>
                <w:rPr>
                  <w:lang w:eastAsia="es-ES"/>
                </w:rPr>
                <w:t>rior punto.</w:t>
              </w:r>
            </w:ins>
          </w:p>
        </w:tc>
      </w:tr>
    </w:tbl>
    <w:p w:rsidR="00D94CF2" w:rsidRPr="00D94CF2" w:rsidRDefault="00D94CF2">
      <w:pPr>
        <w:rPr>
          <w:ins w:id="560" w:author="Juan Carlos Romero" w:date="2019-05-08T17:43:00Z"/>
          <w:rFonts w:eastAsia="Times New Roman"/>
          <w:color w:val="BBBBBB"/>
          <w:lang w:eastAsia="es-ES"/>
        </w:rPr>
        <w:pPrChange w:id="561" w:author="Juan Carlos Romero" w:date="2019-05-08T17:43:00Z">
          <w:pPr>
            <w:shd w:val="clear" w:color="auto" w:fill="282C34"/>
            <w:spacing w:after="0" w:line="285" w:lineRule="atLeast"/>
          </w:pPr>
        </w:pPrChange>
      </w:pPr>
    </w:p>
    <w:p w:rsidR="00D94CF2" w:rsidDel="00C37E7D" w:rsidRDefault="00D94CF2">
      <w:pPr>
        <w:rPr>
          <w:del w:id="562" w:author="Juan Carlos Romero" w:date="2019-05-08T17:54:00Z"/>
          <w:lang w:eastAsia="es-ES"/>
        </w:rPr>
      </w:pPr>
    </w:p>
    <w:p w:rsidR="009F3B28" w:rsidRDefault="00C30E68">
      <w:pPr>
        <w:pStyle w:val="Ttulo3"/>
        <w:rPr>
          <w:lang w:eastAsia="es-ES"/>
        </w:rPr>
      </w:pPr>
      <w:bookmarkStart w:id="563" w:name="_Toc5724118"/>
      <w:bookmarkStart w:id="564" w:name="_Toc5789186"/>
      <w:bookmarkStart w:id="565" w:name="_Toc8230533"/>
      <w:r>
        <w:rPr>
          <w:lang w:eastAsia="es-ES"/>
        </w:rPr>
        <w:t>Control de errores</w:t>
      </w:r>
      <w:bookmarkEnd w:id="563"/>
      <w:bookmarkEnd w:id="564"/>
      <w:bookmarkEnd w:id="565"/>
    </w:p>
    <w:p w:rsidR="009F3B28" w:rsidRDefault="00C30E68">
      <w:pPr>
        <w:pStyle w:val="Ttulo4"/>
        <w:rPr>
          <w:lang w:eastAsia="es-ES"/>
        </w:rPr>
      </w:pPr>
      <w:r>
        <w:rPr>
          <w:lang w:eastAsia="es-ES"/>
        </w:rPr>
        <w:t>Clases</w:t>
      </w:r>
    </w:p>
    <w:p w:rsidR="009F3B28" w:rsidRDefault="00C30E68">
      <w:pPr>
        <w:rPr>
          <w:lang w:eastAsia="es-ES"/>
        </w:rPr>
      </w:pPr>
      <w:r>
        <w:rPr>
          <w:lang w:eastAsia="es-ES"/>
        </w:rPr>
        <w:t xml:space="preserve">Para el control de errores se define una jerarquía de clases de error que nos permitirán tener un control sobre el tipo de error generado. Todas las clases de error deberán extender de la clase </w:t>
      </w:r>
      <w:proofErr w:type="spellStart"/>
      <w:r>
        <w:rPr>
          <w:lang w:eastAsia="es-ES"/>
        </w:rPr>
        <w:t>ErrorBase</w:t>
      </w:r>
      <w:proofErr w:type="spellEnd"/>
      <w:r>
        <w:rPr>
          <w:lang w:eastAsia="es-ES"/>
        </w:rPr>
        <w:t>.</w:t>
      </w:r>
    </w:p>
    <w:p w:rsidR="009F3B28" w:rsidRDefault="00C30E68">
      <w:pPr>
        <w:rPr>
          <w:lang w:eastAsia="es-ES"/>
        </w:rPr>
      </w:pPr>
      <w:r>
        <w:rPr>
          <w:lang w:eastAsia="es-ES"/>
        </w:rPr>
        <w:t>Esta clase</w:t>
      </w:r>
      <w:r w:rsidR="004949C2">
        <w:rPr>
          <w:lang w:eastAsia="es-ES"/>
        </w:rPr>
        <w:t xml:space="preserve"> implementa la interfaz</w:t>
      </w:r>
      <w:bookmarkStart w:id="566" w:name="_GoBack"/>
      <w:bookmarkEnd w:id="566"/>
      <w:r>
        <w:rPr>
          <w:lang w:eastAsia="es-ES"/>
        </w:rPr>
        <w:t xml:space="preserve"> Error lo que nos permitirá mantener el </w:t>
      </w:r>
      <w:proofErr w:type="spellStart"/>
      <w:r>
        <w:rPr>
          <w:lang w:eastAsia="es-ES"/>
        </w:rPr>
        <w:t>stack</w:t>
      </w:r>
      <w:proofErr w:type="spellEnd"/>
      <w:r>
        <w:rPr>
          <w:lang w:eastAsia="es-ES"/>
        </w:rPr>
        <w:t xml:space="preserve"> del error g</w:t>
      </w:r>
      <w:r>
        <w:rPr>
          <w:lang w:eastAsia="es-ES"/>
        </w:rPr>
        <w:t>e</w:t>
      </w:r>
      <w:r>
        <w:rPr>
          <w:lang w:eastAsia="es-ES"/>
        </w:rPr>
        <w:t>nerado</w:t>
      </w:r>
    </w:p>
    <w:p w:rsidR="004949C2" w:rsidRDefault="008E5671" w:rsidP="008E5671">
      <w:pPr>
        <w:shd w:val="clear" w:color="auto" w:fill="282C34"/>
        <w:spacing w:after="0" w:line="285" w:lineRule="atLeast"/>
        <w:rPr>
          <w:ins w:id="567" w:author="Juan Carlos Romero" w:date="2019-05-14T11:53:00Z"/>
          <w:rFonts w:ascii="Consolas" w:eastAsia="Times New Roman" w:hAnsi="Consolas" w:cs="Times New Roman"/>
          <w:color w:val="ABB2BF"/>
          <w:sz w:val="21"/>
          <w:szCs w:val="21"/>
          <w:lang w:eastAsia="es-ES"/>
        </w:rPr>
      </w:pPr>
      <w:proofErr w:type="spellStart"/>
      <w:proofErr w:type="gramStart"/>
      <w:r w:rsidRPr="008E5671">
        <w:rPr>
          <w:rFonts w:ascii="Consolas" w:eastAsia="Times New Roman" w:hAnsi="Consolas" w:cs="Times New Roman"/>
          <w:color w:val="C678DD"/>
          <w:sz w:val="21"/>
          <w:szCs w:val="21"/>
          <w:lang w:eastAsia="es-ES"/>
        </w:rPr>
        <w:t>export</w:t>
      </w:r>
      <w:proofErr w:type="spellEnd"/>
      <w:proofErr w:type="gramEnd"/>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C678DD"/>
          <w:sz w:val="21"/>
          <w:szCs w:val="21"/>
          <w:lang w:eastAsia="es-ES"/>
        </w:rPr>
        <w:t>class</w:t>
      </w:r>
      <w:proofErr w:type="spellEnd"/>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E5C07B"/>
          <w:sz w:val="21"/>
          <w:szCs w:val="21"/>
          <w:lang w:eastAsia="es-ES"/>
        </w:rPr>
        <w:t>ErrorBase</w:t>
      </w:r>
      <w:proofErr w:type="spellEnd"/>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C678DD"/>
          <w:sz w:val="21"/>
          <w:szCs w:val="21"/>
          <w:lang w:eastAsia="es-ES"/>
        </w:rPr>
        <w:t>implements</w:t>
      </w:r>
      <w:proofErr w:type="spellEnd"/>
      <w:r w:rsidRPr="008E5671">
        <w:rPr>
          <w:rFonts w:ascii="Consolas" w:eastAsia="Times New Roman" w:hAnsi="Consolas" w:cs="Times New Roman"/>
          <w:color w:val="ABB2BF"/>
          <w:sz w:val="21"/>
          <w:szCs w:val="21"/>
          <w:lang w:eastAsia="es-ES"/>
        </w:rPr>
        <w:t xml:space="preserve"> </w:t>
      </w:r>
      <w:r w:rsidRPr="008E5671">
        <w:rPr>
          <w:rFonts w:ascii="Consolas" w:eastAsia="Times New Roman" w:hAnsi="Consolas" w:cs="Times New Roman"/>
          <w:color w:val="E5C07B"/>
          <w:sz w:val="21"/>
          <w:szCs w:val="21"/>
          <w:lang w:eastAsia="es-ES"/>
        </w:rPr>
        <w:t>Error</w:t>
      </w:r>
      <w:r w:rsidRPr="008E5671">
        <w:rPr>
          <w:rFonts w:ascii="Consolas" w:eastAsia="Times New Roman" w:hAnsi="Consolas" w:cs="Times New Roman"/>
          <w:color w:val="ABB2BF"/>
          <w:sz w:val="21"/>
          <w:szCs w:val="21"/>
          <w:lang w:eastAsia="es-ES"/>
        </w:rPr>
        <w:t xml:space="preserve"> {  </w:t>
      </w:r>
    </w:p>
    <w:p w:rsidR="004949C2" w:rsidRDefault="008E5671" w:rsidP="008E5671">
      <w:pPr>
        <w:shd w:val="clear" w:color="auto" w:fill="282C34"/>
        <w:spacing w:after="0" w:line="285" w:lineRule="atLeast"/>
        <w:rPr>
          <w:ins w:id="568" w:author="Juan Carlos Romero" w:date="2019-05-14T11:50:00Z"/>
          <w:rFonts w:ascii="Consolas" w:eastAsia="Times New Roman" w:hAnsi="Consolas" w:cs="Times New Roman"/>
          <w:color w:val="ABB2BF"/>
          <w:sz w:val="21"/>
          <w:szCs w:val="21"/>
          <w:lang w:eastAsia="es-ES"/>
        </w:rPr>
      </w:pPr>
      <w:r w:rsidRPr="008E5671">
        <w:rPr>
          <w:rFonts w:ascii="Consolas" w:eastAsia="Times New Roman" w:hAnsi="Consolas" w:cs="Times New Roman"/>
          <w:color w:val="ABB2BF"/>
          <w:sz w:val="21"/>
          <w:szCs w:val="21"/>
          <w:lang w:eastAsia="es-ES"/>
        </w:rPr>
        <w:t xml:space="preserve"> </w:t>
      </w:r>
      <w:r w:rsidR="004949C2">
        <w:rPr>
          <w:rFonts w:ascii="Consolas" w:eastAsia="Times New Roman" w:hAnsi="Consolas" w:cs="Times New Roman"/>
          <w:color w:val="ABB2BF"/>
          <w:sz w:val="21"/>
          <w:szCs w:val="21"/>
          <w:lang w:eastAsia="es-ES"/>
        </w:rPr>
        <w:tab/>
      </w:r>
      <w:proofErr w:type="spellStart"/>
      <w:proofErr w:type="gramStart"/>
      <w:r w:rsidRPr="008E5671">
        <w:rPr>
          <w:rFonts w:ascii="Consolas" w:eastAsia="Times New Roman" w:hAnsi="Consolas" w:cs="Times New Roman"/>
          <w:color w:val="ABB2BF"/>
          <w:sz w:val="21"/>
          <w:szCs w:val="21"/>
          <w:lang w:eastAsia="es-ES"/>
        </w:rPr>
        <w:t>name</w:t>
      </w:r>
      <w:proofErr w:type="spellEnd"/>
      <w:proofErr w:type="gramEnd"/>
      <w:r w:rsidRPr="008E5671">
        <w:rPr>
          <w:rFonts w:ascii="Consolas" w:eastAsia="Times New Roman" w:hAnsi="Consolas" w:cs="Times New Roman"/>
          <w:color w:val="56B6C2"/>
          <w:sz w:val="21"/>
          <w:szCs w:val="21"/>
          <w:lang w:eastAsia="es-ES"/>
        </w:rPr>
        <w:t>:</w:t>
      </w:r>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56B6C2"/>
          <w:sz w:val="21"/>
          <w:szCs w:val="21"/>
          <w:lang w:eastAsia="es-ES"/>
        </w:rPr>
        <w:t>string</w:t>
      </w:r>
      <w:proofErr w:type="spellEnd"/>
      <w:r w:rsidRPr="008E5671">
        <w:rPr>
          <w:rFonts w:ascii="Consolas" w:eastAsia="Times New Roman" w:hAnsi="Consolas" w:cs="Times New Roman"/>
          <w:color w:val="ABB2BF"/>
          <w:sz w:val="21"/>
          <w:szCs w:val="21"/>
          <w:lang w:eastAsia="es-ES"/>
        </w:rPr>
        <w:t xml:space="preserve">;    </w:t>
      </w:r>
    </w:p>
    <w:p w:rsidR="008E5671" w:rsidRPr="008E5671" w:rsidRDefault="008E5671" w:rsidP="004949C2">
      <w:pPr>
        <w:shd w:val="clear" w:color="auto" w:fill="282C34"/>
        <w:spacing w:after="0" w:line="285" w:lineRule="atLeast"/>
        <w:ind w:firstLine="708"/>
        <w:rPr>
          <w:rFonts w:ascii="Consolas" w:eastAsia="Times New Roman" w:hAnsi="Consolas" w:cs="Times New Roman"/>
          <w:color w:val="BBBBBB"/>
          <w:sz w:val="21"/>
          <w:szCs w:val="21"/>
          <w:lang w:eastAsia="es-ES"/>
        </w:rPr>
      </w:pPr>
      <w:proofErr w:type="spellStart"/>
      <w:proofErr w:type="gramStart"/>
      <w:r w:rsidRPr="008E5671">
        <w:rPr>
          <w:rFonts w:ascii="Consolas" w:eastAsia="Times New Roman" w:hAnsi="Consolas" w:cs="Times New Roman"/>
          <w:color w:val="ABB2BF"/>
          <w:sz w:val="21"/>
          <w:szCs w:val="21"/>
          <w:lang w:eastAsia="es-ES"/>
        </w:rPr>
        <w:t>title</w:t>
      </w:r>
      <w:proofErr w:type="spellEnd"/>
      <w:proofErr w:type="gramEnd"/>
      <w:r w:rsidRPr="008E5671">
        <w:rPr>
          <w:rFonts w:ascii="Consolas" w:eastAsia="Times New Roman" w:hAnsi="Consolas" w:cs="Times New Roman"/>
          <w:color w:val="56B6C2"/>
          <w:sz w:val="21"/>
          <w:szCs w:val="21"/>
          <w:lang w:eastAsia="es-ES"/>
        </w:rPr>
        <w:t>:</w:t>
      </w:r>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56B6C2"/>
          <w:sz w:val="21"/>
          <w:szCs w:val="21"/>
          <w:lang w:eastAsia="es-ES"/>
        </w:rPr>
        <w:t>string</w:t>
      </w:r>
      <w:proofErr w:type="spellEnd"/>
      <w:r w:rsidRPr="008E5671">
        <w:rPr>
          <w:rFonts w:ascii="Consolas" w:eastAsia="Times New Roman" w:hAnsi="Consolas" w:cs="Times New Roman"/>
          <w:color w:val="ABB2BF"/>
          <w:sz w:val="21"/>
          <w:szCs w:val="21"/>
          <w:lang w:eastAsia="es-ES"/>
        </w:rPr>
        <w:t>;</w:t>
      </w:r>
    </w:p>
    <w:p w:rsidR="008E5671" w:rsidRPr="008E5671" w:rsidRDefault="008E5671" w:rsidP="008E5671">
      <w:pPr>
        <w:shd w:val="clear" w:color="auto" w:fill="282C34"/>
        <w:spacing w:after="0" w:line="285" w:lineRule="atLeast"/>
        <w:rPr>
          <w:rFonts w:ascii="Consolas" w:eastAsia="Times New Roman" w:hAnsi="Consolas" w:cs="Times New Roman"/>
          <w:color w:val="BBBBBB"/>
          <w:sz w:val="21"/>
          <w:szCs w:val="21"/>
          <w:lang w:eastAsia="es-ES"/>
        </w:rPr>
      </w:pPr>
      <w:r w:rsidRPr="008E5671">
        <w:rPr>
          <w:rFonts w:ascii="Consolas" w:eastAsia="Times New Roman" w:hAnsi="Consolas" w:cs="Times New Roman"/>
          <w:color w:val="ABB2BF"/>
          <w:sz w:val="21"/>
          <w:szCs w:val="21"/>
          <w:lang w:eastAsia="es-ES"/>
        </w:rPr>
        <w:t xml:space="preserve">    </w:t>
      </w:r>
      <w:r w:rsidR="004949C2">
        <w:rPr>
          <w:rFonts w:ascii="Consolas" w:eastAsia="Times New Roman" w:hAnsi="Consolas" w:cs="Times New Roman"/>
          <w:color w:val="ABB2BF"/>
          <w:sz w:val="21"/>
          <w:szCs w:val="21"/>
          <w:lang w:eastAsia="es-ES"/>
        </w:rPr>
        <w:tab/>
      </w:r>
      <w:proofErr w:type="spellStart"/>
      <w:proofErr w:type="gramStart"/>
      <w:r w:rsidRPr="008E5671">
        <w:rPr>
          <w:rFonts w:ascii="Consolas" w:eastAsia="Times New Roman" w:hAnsi="Consolas" w:cs="Times New Roman"/>
          <w:color w:val="ABB2BF"/>
          <w:sz w:val="21"/>
          <w:szCs w:val="21"/>
          <w:lang w:eastAsia="es-ES"/>
        </w:rPr>
        <w:t>message</w:t>
      </w:r>
      <w:proofErr w:type="spellEnd"/>
      <w:proofErr w:type="gramEnd"/>
      <w:r w:rsidRPr="008E5671">
        <w:rPr>
          <w:rFonts w:ascii="Consolas" w:eastAsia="Times New Roman" w:hAnsi="Consolas" w:cs="Times New Roman"/>
          <w:color w:val="56B6C2"/>
          <w:sz w:val="21"/>
          <w:szCs w:val="21"/>
          <w:lang w:eastAsia="es-ES"/>
        </w:rPr>
        <w:t>:</w:t>
      </w:r>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56B6C2"/>
          <w:sz w:val="21"/>
          <w:szCs w:val="21"/>
          <w:lang w:eastAsia="es-ES"/>
        </w:rPr>
        <w:t>string</w:t>
      </w:r>
      <w:proofErr w:type="spellEnd"/>
      <w:r w:rsidRPr="008E5671">
        <w:rPr>
          <w:rFonts w:ascii="Consolas" w:eastAsia="Times New Roman" w:hAnsi="Consolas" w:cs="Times New Roman"/>
          <w:color w:val="ABB2BF"/>
          <w:sz w:val="21"/>
          <w:szCs w:val="21"/>
          <w:lang w:eastAsia="es-ES"/>
        </w:rPr>
        <w:t>;</w:t>
      </w:r>
    </w:p>
    <w:p w:rsidR="008E5671" w:rsidRPr="008E5671" w:rsidRDefault="008E5671" w:rsidP="008E5671">
      <w:pPr>
        <w:shd w:val="clear" w:color="auto" w:fill="282C34"/>
        <w:spacing w:after="0" w:line="285" w:lineRule="atLeast"/>
        <w:rPr>
          <w:rFonts w:ascii="Consolas" w:eastAsia="Times New Roman" w:hAnsi="Consolas" w:cs="Times New Roman"/>
          <w:color w:val="BBBBBB"/>
          <w:sz w:val="21"/>
          <w:szCs w:val="21"/>
          <w:lang w:eastAsia="es-ES"/>
        </w:rPr>
      </w:pPr>
      <w:r w:rsidRPr="008E5671">
        <w:rPr>
          <w:rFonts w:ascii="Consolas" w:eastAsia="Times New Roman" w:hAnsi="Consolas" w:cs="Times New Roman"/>
          <w:color w:val="ABB2BF"/>
          <w:sz w:val="21"/>
          <w:szCs w:val="21"/>
          <w:lang w:eastAsia="es-ES"/>
        </w:rPr>
        <w:t xml:space="preserve">    </w:t>
      </w:r>
      <w:r w:rsidR="004949C2">
        <w:rPr>
          <w:rFonts w:ascii="Consolas" w:eastAsia="Times New Roman" w:hAnsi="Consolas" w:cs="Times New Roman"/>
          <w:color w:val="ABB2BF"/>
          <w:sz w:val="21"/>
          <w:szCs w:val="21"/>
          <w:lang w:eastAsia="es-ES"/>
        </w:rPr>
        <w:tab/>
      </w:r>
      <w:proofErr w:type="spellStart"/>
      <w:proofErr w:type="gramStart"/>
      <w:r w:rsidRPr="008E5671">
        <w:rPr>
          <w:rFonts w:ascii="Consolas" w:eastAsia="Times New Roman" w:hAnsi="Consolas" w:cs="Times New Roman"/>
          <w:color w:val="ABB2BF"/>
          <w:sz w:val="21"/>
          <w:szCs w:val="21"/>
          <w:lang w:eastAsia="es-ES"/>
        </w:rPr>
        <w:t>stack</w:t>
      </w:r>
      <w:proofErr w:type="spellEnd"/>
      <w:proofErr w:type="gramEnd"/>
      <w:r w:rsidRPr="008E5671">
        <w:rPr>
          <w:rFonts w:ascii="Consolas" w:eastAsia="Times New Roman" w:hAnsi="Consolas" w:cs="Times New Roman"/>
          <w:color w:val="56B6C2"/>
          <w:sz w:val="21"/>
          <w:szCs w:val="21"/>
          <w:lang w:eastAsia="es-ES"/>
        </w:rPr>
        <w:t>?:</w:t>
      </w:r>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56B6C2"/>
          <w:sz w:val="21"/>
          <w:szCs w:val="21"/>
          <w:lang w:eastAsia="es-ES"/>
        </w:rPr>
        <w:t>string</w:t>
      </w:r>
      <w:proofErr w:type="spellEnd"/>
      <w:r w:rsidRPr="008E5671">
        <w:rPr>
          <w:rFonts w:ascii="Consolas" w:eastAsia="Times New Roman" w:hAnsi="Consolas" w:cs="Times New Roman"/>
          <w:color w:val="ABB2BF"/>
          <w:sz w:val="21"/>
          <w:szCs w:val="21"/>
          <w:lang w:eastAsia="es-ES"/>
        </w:rPr>
        <w:t xml:space="preserve">; </w:t>
      </w:r>
      <w:r w:rsidRPr="008E5671">
        <w:rPr>
          <w:rFonts w:ascii="Consolas" w:eastAsia="Times New Roman" w:hAnsi="Consolas" w:cs="Times New Roman"/>
          <w:i/>
          <w:iCs/>
          <w:color w:val="5C6370"/>
          <w:sz w:val="21"/>
          <w:szCs w:val="21"/>
          <w:lang w:eastAsia="es-ES"/>
        </w:rPr>
        <w:t xml:space="preserve">// </w:t>
      </w:r>
      <w:proofErr w:type="spellStart"/>
      <w:r w:rsidRPr="008E5671">
        <w:rPr>
          <w:rFonts w:ascii="Consolas" w:eastAsia="Times New Roman" w:hAnsi="Consolas" w:cs="Times New Roman"/>
          <w:i/>
          <w:iCs/>
          <w:color w:val="5C6370"/>
          <w:sz w:val="21"/>
          <w:szCs w:val="21"/>
          <w:lang w:eastAsia="es-ES"/>
        </w:rPr>
        <w:t>Stack</w:t>
      </w:r>
      <w:proofErr w:type="spellEnd"/>
      <w:r w:rsidRPr="008E5671">
        <w:rPr>
          <w:rFonts w:ascii="Consolas" w:eastAsia="Times New Roman" w:hAnsi="Consolas" w:cs="Times New Roman"/>
          <w:i/>
          <w:iCs/>
          <w:color w:val="5C6370"/>
          <w:sz w:val="21"/>
          <w:szCs w:val="21"/>
          <w:lang w:eastAsia="es-ES"/>
        </w:rPr>
        <w:t xml:space="preserve"> del error</w:t>
      </w:r>
    </w:p>
    <w:p w:rsidR="008E5671" w:rsidRPr="008E5671" w:rsidRDefault="008E5671" w:rsidP="008E5671">
      <w:pPr>
        <w:shd w:val="clear" w:color="auto" w:fill="282C34"/>
        <w:spacing w:after="0" w:line="285" w:lineRule="atLeast"/>
        <w:rPr>
          <w:rFonts w:ascii="Consolas" w:eastAsia="Times New Roman" w:hAnsi="Consolas" w:cs="Times New Roman"/>
          <w:color w:val="BBBBBB"/>
          <w:sz w:val="21"/>
          <w:szCs w:val="21"/>
          <w:lang w:eastAsia="es-ES"/>
        </w:rPr>
      </w:pPr>
      <w:r w:rsidRPr="008E5671">
        <w:rPr>
          <w:rFonts w:ascii="Consolas" w:eastAsia="Times New Roman" w:hAnsi="Consolas" w:cs="Times New Roman"/>
          <w:color w:val="ABB2BF"/>
          <w:sz w:val="21"/>
          <w:szCs w:val="21"/>
          <w:lang w:eastAsia="es-ES"/>
        </w:rPr>
        <w:t xml:space="preserve">    </w:t>
      </w:r>
      <w:r w:rsidR="004949C2">
        <w:rPr>
          <w:rFonts w:ascii="Consolas" w:eastAsia="Times New Roman" w:hAnsi="Consolas" w:cs="Times New Roman"/>
          <w:color w:val="ABB2BF"/>
          <w:sz w:val="21"/>
          <w:szCs w:val="21"/>
          <w:lang w:eastAsia="es-ES"/>
        </w:rPr>
        <w:tab/>
      </w:r>
      <w:proofErr w:type="spellStart"/>
      <w:proofErr w:type="gramStart"/>
      <w:r w:rsidRPr="008E5671">
        <w:rPr>
          <w:rFonts w:ascii="Consolas" w:eastAsia="Times New Roman" w:hAnsi="Consolas" w:cs="Times New Roman"/>
          <w:color w:val="61AFEF"/>
          <w:sz w:val="21"/>
          <w:szCs w:val="21"/>
          <w:lang w:eastAsia="es-ES"/>
        </w:rPr>
        <w:t>callback</w:t>
      </w:r>
      <w:proofErr w:type="spellEnd"/>
      <w:proofErr w:type="gramEnd"/>
      <w:r w:rsidRPr="008E5671">
        <w:rPr>
          <w:rFonts w:ascii="Consolas" w:eastAsia="Times New Roman" w:hAnsi="Consolas" w:cs="Times New Roman"/>
          <w:color w:val="56B6C2"/>
          <w:sz w:val="21"/>
          <w:szCs w:val="21"/>
          <w:lang w:eastAsia="es-ES"/>
        </w:rPr>
        <w:t>?:</w:t>
      </w:r>
      <w:r w:rsidRPr="008E5671">
        <w:rPr>
          <w:rFonts w:ascii="Consolas" w:eastAsia="Times New Roman" w:hAnsi="Consolas" w:cs="Times New Roman"/>
          <w:color w:val="ABB2BF"/>
          <w:sz w:val="21"/>
          <w:szCs w:val="21"/>
          <w:lang w:eastAsia="es-ES"/>
        </w:rPr>
        <w:t xml:space="preserve"> () </w:t>
      </w:r>
      <w:r w:rsidRPr="008E5671">
        <w:rPr>
          <w:rFonts w:ascii="Consolas" w:eastAsia="Times New Roman" w:hAnsi="Consolas" w:cs="Times New Roman"/>
          <w:color w:val="C678DD"/>
          <w:sz w:val="21"/>
          <w:szCs w:val="21"/>
          <w:lang w:eastAsia="es-ES"/>
        </w:rPr>
        <w:t>=&gt;</w:t>
      </w:r>
      <w:r w:rsidRPr="008E5671">
        <w:rPr>
          <w:rFonts w:ascii="Consolas" w:eastAsia="Times New Roman" w:hAnsi="Consolas" w:cs="Times New Roman"/>
          <w:color w:val="ABB2BF"/>
          <w:sz w:val="21"/>
          <w:szCs w:val="21"/>
          <w:lang w:eastAsia="es-ES"/>
        </w:rPr>
        <w:t xml:space="preserve"> </w:t>
      </w:r>
      <w:proofErr w:type="spellStart"/>
      <w:r w:rsidRPr="008E5671">
        <w:rPr>
          <w:rFonts w:ascii="Consolas" w:eastAsia="Times New Roman" w:hAnsi="Consolas" w:cs="Times New Roman"/>
          <w:color w:val="56B6C2"/>
          <w:sz w:val="21"/>
          <w:szCs w:val="21"/>
          <w:lang w:eastAsia="es-ES"/>
        </w:rPr>
        <w:t>void</w:t>
      </w:r>
      <w:proofErr w:type="spellEnd"/>
      <w:r w:rsidRPr="008E5671">
        <w:rPr>
          <w:rFonts w:ascii="Consolas" w:eastAsia="Times New Roman" w:hAnsi="Consolas" w:cs="Times New Roman"/>
          <w:color w:val="ABB2BF"/>
          <w:sz w:val="21"/>
          <w:szCs w:val="21"/>
          <w:lang w:eastAsia="es-ES"/>
        </w:rPr>
        <w:t>;</w:t>
      </w:r>
    </w:p>
    <w:p w:rsidR="008E5671" w:rsidRPr="008E5671" w:rsidRDefault="008E5671" w:rsidP="008E5671">
      <w:pPr>
        <w:shd w:val="clear" w:color="auto" w:fill="282C34"/>
        <w:spacing w:after="0" w:line="285" w:lineRule="atLeast"/>
        <w:rPr>
          <w:rFonts w:ascii="Consolas" w:eastAsia="Times New Roman" w:hAnsi="Consolas" w:cs="Times New Roman"/>
          <w:color w:val="BBBBBB"/>
          <w:sz w:val="21"/>
          <w:szCs w:val="21"/>
          <w:lang w:eastAsia="es-ES"/>
        </w:rPr>
      </w:pPr>
    </w:p>
    <w:p w:rsidR="008E5671" w:rsidRPr="008E5671" w:rsidRDefault="008E5671" w:rsidP="008E5671">
      <w:pPr>
        <w:shd w:val="clear" w:color="auto" w:fill="282C34"/>
        <w:spacing w:after="0" w:line="285" w:lineRule="atLeast"/>
        <w:rPr>
          <w:rFonts w:ascii="Consolas" w:eastAsia="Times New Roman" w:hAnsi="Consolas" w:cs="Times New Roman"/>
          <w:color w:val="BBBBBB"/>
          <w:sz w:val="21"/>
          <w:szCs w:val="21"/>
          <w:lang w:eastAsia="es-ES"/>
        </w:rPr>
      </w:pPr>
      <w:r w:rsidRPr="008E5671">
        <w:rPr>
          <w:rFonts w:ascii="Consolas" w:eastAsia="Times New Roman" w:hAnsi="Consolas" w:cs="Times New Roman"/>
          <w:color w:val="ABB2BF"/>
          <w:sz w:val="21"/>
          <w:szCs w:val="21"/>
          <w:lang w:eastAsia="es-ES"/>
        </w:rPr>
        <w:t>}</w:t>
      </w:r>
    </w:p>
    <w:p w:rsidR="008E5671" w:rsidRDefault="008E5671" w:rsidP="004949C2">
      <w:pPr>
        <w:pStyle w:val="Ttulo5"/>
        <w:rPr>
          <w:lang w:eastAsia="es-ES"/>
        </w:rPr>
      </w:pPr>
      <w:r>
        <w:rPr>
          <w:lang w:eastAsia="es-ES"/>
        </w:rPr>
        <w:lastRenderedPageBreak/>
        <w:t>Pa</w:t>
      </w:r>
      <w:r w:rsidR="004949C2">
        <w:rPr>
          <w:lang w:eastAsia="es-ES"/>
        </w:rPr>
        <w:t>rámetros opcionales</w:t>
      </w:r>
    </w:p>
    <w:p w:rsidR="004949C2" w:rsidRDefault="004949C2">
      <w:pPr>
        <w:rPr>
          <w:lang w:eastAsia="es-ES"/>
        </w:rPr>
      </w:pPr>
      <w:proofErr w:type="spellStart"/>
      <w:proofErr w:type="gramStart"/>
      <w:r w:rsidRPr="004949C2">
        <w:rPr>
          <w:b/>
          <w:lang w:eastAsia="es-ES"/>
        </w:rPr>
        <w:t>stack</w:t>
      </w:r>
      <w:proofErr w:type="spellEnd"/>
      <w:proofErr w:type="gramEnd"/>
      <w:r>
        <w:rPr>
          <w:lang w:eastAsia="es-ES"/>
        </w:rPr>
        <w:t xml:space="preserve"> :Cuando usamos una clase de error para relanzar un error recibido, podemos incluir el </w:t>
      </w:r>
      <w:proofErr w:type="spellStart"/>
      <w:r>
        <w:rPr>
          <w:lang w:eastAsia="es-ES"/>
        </w:rPr>
        <w:t>stack</w:t>
      </w:r>
      <w:proofErr w:type="spellEnd"/>
      <w:r>
        <w:rPr>
          <w:lang w:eastAsia="es-ES"/>
        </w:rPr>
        <w:t xml:space="preserve"> del error original.</w:t>
      </w:r>
    </w:p>
    <w:p w:rsidR="009F3B28" w:rsidRDefault="00C30E68">
      <w:pPr>
        <w:rPr>
          <w:ins w:id="569" w:author="Juan Carlos Romero" w:date="2019-05-14T11:52:00Z"/>
          <w:lang w:eastAsia="es-ES"/>
        </w:rPr>
      </w:pPr>
      <w:proofErr w:type="spellStart"/>
      <w:proofErr w:type="gramStart"/>
      <w:r w:rsidRPr="004949C2">
        <w:rPr>
          <w:b/>
          <w:lang w:eastAsia="es-ES"/>
        </w:rPr>
        <w:t>callback</w:t>
      </w:r>
      <w:proofErr w:type="spellEnd"/>
      <w:proofErr w:type="gramEnd"/>
      <w:r w:rsidR="004949C2">
        <w:rPr>
          <w:lang w:eastAsia="es-ES"/>
        </w:rPr>
        <w:t xml:space="preserve">: función </w:t>
      </w:r>
      <w:r>
        <w:rPr>
          <w:lang w:eastAsia="es-ES"/>
        </w:rPr>
        <w:t>a ejecutar cada vez que se produzca un error.</w:t>
      </w:r>
    </w:p>
    <w:p w:rsidR="004949C2" w:rsidRDefault="004949C2" w:rsidP="004949C2">
      <w:pPr>
        <w:pStyle w:val="Ttulo5"/>
        <w:rPr>
          <w:lang w:eastAsia="es-ES"/>
        </w:rPr>
      </w:pPr>
      <w:r>
        <w:rPr>
          <w:lang w:eastAsia="es-ES"/>
        </w:rPr>
        <w:t>Ejemplo</w:t>
      </w:r>
    </w:p>
    <w:p w:rsidR="009F3B28" w:rsidRDefault="00C30E68">
      <w:pPr>
        <w:rPr>
          <w:lang w:eastAsia="es-ES"/>
        </w:rPr>
      </w:pPr>
      <w:r>
        <w:rPr>
          <w:lang w:eastAsia="es-ES"/>
        </w:rPr>
        <w:t xml:space="preserve">Como ejemplo de clase de error definida tenemos la clase </w:t>
      </w:r>
      <w:proofErr w:type="spellStart"/>
      <w:r>
        <w:rPr>
          <w:lang w:eastAsia="es-ES"/>
        </w:rPr>
        <w:t>ErrorTheme</w:t>
      </w:r>
      <w:proofErr w:type="spellEnd"/>
      <w:r>
        <w:rPr>
          <w:lang w:eastAsia="es-ES"/>
        </w:rPr>
        <w:t xml:space="preserve"> que usamos para lanzar errores en el tema.</w:t>
      </w:r>
    </w:p>
    <w:p w:rsidR="009F3B28" w:rsidRDefault="00C30E68" w:rsidP="00F74067">
      <w:pPr>
        <w:pStyle w:val="Cdigo"/>
      </w:pPr>
      <w:proofErr w:type="spellStart"/>
      <w:proofErr w:type="gramStart"/>
      <w:r>
        <w:t>export</w:t>
      </w:r>
      <w:proofErr w:type="spellEnd"/>
      <w:proofErr w:type="gramEnd"/>
      <w:r>
        <w:rPr>
          <w:color w:val="ABB2BF"/>
        </w:rPr>
        <w:t xml:space="preserve"> </w:t>
      </w:r>
      <w:proofErr w:type="spellStart"/>
      <w:r>
        <w:t>class</w:t>
      </w:r>
      <w:proofErr w:type="spellEnd"/>
      <w:r>
        <w:rPr>
          <w:color w:val="ABB2BF"/>
        </w:rPr>
        <w:t xml:space="preserve"> </w:t>
      </w:r>
      <w:proofErr w:type="spellStart"/>
      <w:r>
        <w:rPr>
          <w:color w:val="E5C07B"/>
        </w:rPr>
        <w:t>ErrorTheme</w:t>
      </w:r>
      <w:proofErr w:type="spellEnd"/>
      <w:r>
        <w:rPr>
          <w:color w:val="ABB2BF"/>
        </w:rPr>
        <w:t xml:space="preserve"> </w:t>
      </w:r>
      <w:proofErr w:type="spellStart"/>
      <w:r>
        <w:t>extends</w:t>
      </w:r>
      <w:proofErr w:type="spellEnd"/>
      <w:r>
        <w:rPr>
          <w:color w:val="ABB2BF"/>
        </w:rPr>
        <w:t xml:space="preserve"> </w:t>
      </w:r>
      <w:proofErr w:type="spellStart"/>
      <w:r>
        <w:rPr>
          <w:color w:val="98C379"/>
        </w:rPr>
        <w:t>ErrorBase</w:t>
      </w:r>
      <w:proofErr w:type="spellEnd"/>
      <w:r>
        <w:rPr>
          <w:color w:val="ABB2BF"/>
        </w:rPr>
        <w:t xml:space="preserve"> {</w:t>
      </w:r>
    </w:p>
    <w:p w:rsidR="009F3B28" w:rsidRDefault="009F3B28" w:rsidP="00F74067">
      <w:pPr>
        <w:pStyle w:val="Cdigo"/>
      </w:pPr>
    </w:p>
    <w:p w:rsidR="009F3B28" w:rsidRDefault="00C30E68" w:rsidP="00F74067">
      <w:pPr>
        <w:pStyle w:val="Cdigo"/>
      </w:pPr>
      <w:r>
        <w:t xml:space="preserve">    </w:t>
      </w:r>
      <w:proofErr w:type="gramStart"/>
      <w:r>
        <w:t>constructor(</w:t>
      </w:r>
      <w:proofErr w:type="spellStart"/>
      <w:proofErr w:type="gramEnd"/>
      <w:r>
        <w:t>errorSource</w:t>
      </w:r>
      <w:proofErr w:type="spellEnd"/>
      <w:r>
        <w:rPr>
          <w:color w:val="56B6C2"/>
        </w:rPr>
        <w:t>:</w:t>
      </w:r>
      <w:r>
        <w:t xml:space="preserve"> </w:t>
      </w:r>
      <w:proofErr w:type="spellStart"/>
      <w:r>
        <w:rPr>
          <w:color w:val="56B6C2"/>
        </w:rPr>
        <w:t>string</w:t>
      </w:r>
      <w:proofErr w:type="spellEnd"/>
      <w:r>
        <w:t xml:space="preserve">, </w:t>
      </w:r>
      <w:proofErr w:type="spellStart"/>
      <w:r>
        <w:t>message</w:t>
      </w:r>
      <w:proofErr w:type="spellEnd"/>
      <w:r>
        <w:rPr>
          <w:color w:val="56B6C2"/>
        </w:rPr>
        <w:t>:</w:t>
      </w:r>
      <w:r>
        <w:t xml:space="preserve"> </w:t>
      </w:r>
      <w:proofErr w:type="spellStart"/>
      <w:r>
        <w:rPr>
          <w:color w:val="56B6C2"/>
        </w:rPr>
        <w:t>string</w:t>
      </w:r>
      <w:proofErr w:type="spellEnd"/>
      <w:r>
        <w:t>) {</w:t>
      </w:r>
    </w:p>
    <w:p w:rsidR="009F3B28" w:rsidRDefault="00C30E68" w:rsidP="00F74067">
      <w:pPr>
        <w:pStyle w:val="Cdigo"/>
      </w:pPr>
      <w:r>
        <w:t xml:space="preserve">        </w:t>
      </w:r>
      <w:proofErr w:type="spellStart"/>
      <w:proofErr w:type="gramStart"/>
      <w:r>
        <w:rPr>
          <w:color w:val="E06C75"/>
        </w:rPr>
        <w:t>super</w:t>
      </w:r>
      <w:proofErr w:type="spellEnd"/>
      <w:r>
        <w:t>(</w:t>
      </w:r>
      <w:proofErr w:type="spellStart"/>
      <w:proofErr w:type="gramEnd"/>
      <w:r>
        <w:t>errorSource</w:t>
      </w:r>
      <w:proofErr w:type="spellEnd"/>
      <w:r>
        <w:t xml:space="preserve">, </w:t>
      </w:r>
      <w:proofErr w:type="spellStart"/>
      <w:r>
        <w:t>message</w:t>
      </w:r>
      <w:proofErr w:type="spellEnd"/>
      <w:r>
        <w:t xml:space="preserve">, </w:t>
      </w:r>
      <w:r>
        <w:rPr>
          <w:color w:val="98C379"/>
        </w:rPr>
        <w:t>'</w:t>
      </w:r>
      <w:proofErr w:type="spellStart"/>
      <w:r>
        <w:rPr>
          <w:color w:val="98C379"/>
        </w:rPr>
        <w:t>ErrorTheme</w:t>
      </w:r>
      <w:proofErr w:type="spellEnd"/>
      <w:r>
        <w:rPr>
          <w:color w:val="98C379"/>
        </w:rPr>
        <w:t>'</w:t>
      </w:r>
      <w:r>
        <w:t>);</w:t>
      </w:r>
    </w:p>
    <w:p w:rsidR="009F3B28" w:rsidRDefault="00C30E68" w:rsidP="00F74067">
      <w:pPr>
        <w:pStyle w:val="Cdigo"/>
      </w:pPr>
      <w:r>
        <w:t xml:space="preserve">    }</w:t>
      </w:r>
    </w:p>
    <w:p w:rsidR="009F3B28" w:rsidRDefault="00C30E68" w:rsidP="00F74067">
      <w:pPr>
        <w:pStyle w:val="Cdigo"/>
      </w:pPr>
      <w:r>
        <w:t>}</w:t>
      </w:r>
    </w:p>
    <w:p w:rsidR="009F3B28" w:rsidRDefault="00C30E68">
      <w:r>
        <w:t>Por ejemplo para lanzar un error de este tipo cuando se intenta abrir un panel que no existe:</w:t>
      </w:r>
    </w:p>
    <w:p w:rsidR="009F3B28" w:rsidRDefault="00C30E68" w:rsidP="00F74067">
      <w:pPr>
        <w:pStyle w:val="Cdigo"/>
      </w:pPr>
      <w:proofErr w:type="spellStart"/>
      <w:proofErr w:type="gramStart"/>
      <w:r>
        <w:t>openSideBar</w:t>
      </w:r>
      <w:proofErr w:type="spellEnd"/>
      <w:r>
        <w:t>(</w:t>
      </w:r>
      <w:proofErr w:type="spellStart"/>
      <w:proofErr w:type="gramEnd"/>
      <w:r>
        <w:t>sidebarName</w:t>
      </w:r>
      <w:proofErr w:type="spellEnd"/>
      <w:r>
        <w:rPr>
          <w:color w:val="56B6C2"/>
        </w:rPr>
        <w:t>:</w:t>
      </w:r>
      <w:r>
        <w:t xml:space="preserve"> </w:t>
      </w:r>
      <w:proofErr w:type="spellStart"/>
      <w:r>
        <w:rPr>
          <w:color w:val="56B6C2"/>
        </w:rPr>
        <w:t>string</w:t>
      </w:r>
      <w:proofErr w:type="spellEnd"/>
      <w:r>
        <w:t>) {</w:t>
      </w:r>
    </w:p>
    <w:p w:rsidR="009F3B28" w:rsidRDefault="00C30E68" w:rsidP="00F74067">
      <w:pPr>
        <w:pStyle w:val="Cdigo"/>
      </w:pPr>
      <w:r>
        <w:t xml:space="preserve">    </w:t>
      </w:r>
      <w:proofErr w:type="spellStart"/>
      <w:proofErr w:type="gramStart"/>
      <w:r>
        <w:rPr>
          <w:color w:val="C678DD"/>
        </w:rPr>
        <w:t>if</w:t>
      </w:r>
      <w:proofErr w:type="spellEnd"/>
      <w:proofErr w:type="gramEnd"/>
      <w:r>
        <w:t xml:space="preserve"> (</w:t>
      </w:r>
      <w:r>
        <w:rPr>
          <w:color w:val="56B6C2"/>
        </w:rPr>
        <w:t>!</w:t>
      </w:r>
      <w:proofErr w:type="spellStart"/>
      <w:r>
        <w:rPr>
          <w:color w:val="E06C75"/>
        </w:rPr>
        <w:t>this</w:t>
      </w:r>
      <w:r>
        <w:t>.</w:t>
      </w:r>
      <w:r>
        <w:rPr>
          <w:color w:val="E06C75"/>
        </w:rPr>
        <w:t>sidebars</w:t>
      </w:r>
      <w:proofErr w:type="spellEnd"/>
      <w:r>
        <w:t>[</w:t>
      </w:r>
      <w:proofErr w:type="spellStart"/>
      <w:r>
        <w:t>sidebarName</w:t>
      </w:r>
      <w:proofErr w:type="spellEnd"/>
      <w:r>
        <w:t>]) {</w:t>
      </w:r>
    </w:p>
    <w:p w:rsidR="009F3B28" w:rsidRDefault="00C30E68" w:rsidP="00F74067">
      <w:pPr>
        <w:pStyle w:val="Cdigo"/>
      </w:pPr>
      <w:r>
        <w:t xml:space="preserve">      </w:t>
      </w:r>
      <w:proofErr w:type="spellStart"/>
      <w:proofErr w:type="gramStart"/>
      <w:r>
        <w:rPr>
          <w:color w:val="C678DD"/>
        </w:rPr>
        <w:t>throw</w:t>
      </w:r>
      <w:proofErr w:type="spellEnd"/>
      <w:proofErr w:type="gramEnd"/>
      <w:r>
        <w:t xml:space="preserve"> </w:t>
      </w:r>
      <w:r>
        <w:rPr>
          <w:color w:val="C678DD"/>
        </w:rPr>
        <w:t>new</w:t>
      </w:r>
      <w:r>
        <w:t xml:space="preserve"> </w:t>
      </w:r>
      <w:proofErr w:type="spellStart"/>
      <w:r>
        <w:rPr>
          <w:color w:val="E5C07B"/>
        </w:rPr>
        <w:t>ErrorTheme</w:t>
      </w:r>
      <w:proofErr w:type="spellEnd"/>
      <w:r>
        <w:t>("</w:t>
      </w:r>
      <w:proofErr w:type="spellStart"/>
      <w:r>
        <w:t>PanelsManagerService</w:t>
      </w:r>
      <w:proofErr w:type="spellEnd"/>
      <w:r>
        <w:t xml:space="preserve">", `Panel </w:t>
      </w:r>
      <w:r>
        <w:rPr>
          <w:color w:val="BE5046"/>
        </w:rPr>
        <w:t>${</w:t>
      </w:r>
      <w:proofErr w:type="spellStart"/>
      <w:r>
        <w:t>sidebarName</w:t>
      </w:r>
      <w:proofErr w:type="spellEnd"/>
      <w:r>
        <w:rPr>
          <w:color w:val="BE5046"/>
        </w:rPr>
        <w:t>}</w:t>
      </w:r>
      <w:r>
        <w:t xml:space="preserve"> no registrado`);</w:t>
      </w:r>
    </w:p>
    <w:p w:rsidR="009F3B28" w:rsidRDefault="00C30E68" w:rsidP="00F74067">
      <w:pPr>
        <w:pStyle w:val="Cdigo"/>
      </w:pPr>
      <w:r>
        <w:t xml:space="preserve">    } </w:t>
      </w:r>
      <w:proofErr w:type="spellStart"/>
      <w:proofErr w:type="gramStart"/>
      <w:r>
        <w:rPr>
          <w:color w:val="C678DD"/>
        </w:rPr>
        <w:t>else</w:t>
      </w:r>
      <w:proofErr w:type="spellEnd"/>
      <w:proofErr w:type="gramEnd"/>
      <w:r>
        <w:t xml:space="preserve"> </w:t>
      </w:r>
      <w:proofErr w:type="spellStart"/>
      <w:r>
        <w:rPr>
          <w:color w:val="E06C75"/>
        </w:rPr>
        <w:t>this</w:t>
      </w:r>
      <w:r>
        <w:t>.</w:t>
      </w:r>
      <w:r>
        <w:rPr>
          <w:color w:val="E06C75"/>
        </w:rPr>
        <w:t>sidebars</w:t>
      </w:r>
      <w:proofErr w:type="spellEnd"/>
      <w:r>
        <w:t>[</w:t>
      </w:r>
      <w:proofErr w:type="spellStart"/>
      <w:r>
        <w:t>sidebarName</w:t>
      </w:r>
      <w:proofErr w:type="spellEnd"/>
      <w:r>
        <w:t>].</w:t>
      </w:r>
      <w:r>
        <w:rPr>
          <w:color w:val="E06C75"/>
        </w:rPr>
        <w:t>visible</w:t>
      </w:r>
      <w:r>
        <w:t xml:space="preserve"> </w:t>
      </w:r>
      <w:r>
        <w:rPr>
          <w:color w:val="56B6C2"/>
        </w:rPr>
        <w:t>=</w:t>
      </w:r>
      <w:r>
        <w:t xml:space="preserve"> </w:t>
      </w:r>
      <w:r>
        <w:rPr>
          <w:color w:val="D19A66"/>
        </w:rPr>
        <w:t>true</w:t>
      </w:r>
      <w:r>
        <w:t>;</w:t>
      </w:r>
    </w:p>
    <w:p w:rsidR="009F3B28" w:rsidRDefault="009F3B28" w:rsidP="00F74067">
      <w:pPr>
        <w:pStyle w:val="Cdigo"/>
      </w:pPr>
    </w:p>
    <w:p w:rsidR="009F3B28" w:rsidRDefault="00C30E68" w:rsidP="00F74067">
      <w:pPr>
        <w:pStyle w:val="Cdigo"/>
      </w:pPr>
      <w:r>
        <w:t xml:space="preserve">  }</w:t>
      </w:r>
    </w:p>
    <w:p w:rsidR="009F3B28" w:rsidRDefault="00C30E68">
      <w:r>
        <w:t xml:space="preserve">Lanzamos una nueva instancia de esta clase con los parámetros adecuados, esta excepción será capturada por nuestro servicio de errores </w:t>
      </w:r>
      <w:proofErr w:type="spellStart"/>
      <w:r>
        <w:t>FrontendErrorManagerService</w:t>
      </w:r>
      <w:proofErr w:type="spellEnd"/>
      <w:r>
        <w:t xml:space="preserve"> que realizará la gestión del error necesaria. Actualmente muestra un </w:t>
      </w:r>
      <w:proofErr w:type="spellStart"/>
      <w:r>
        <w:t>toast</w:t>
      </w:r>
      <w:proofErr w:type="spellEnd"/>
      <w:r>
        <w:t xml:space="preserve"> por pantalla con la descripción del error.</w:t>
      </w:r>
    </w:p>
    <w:p w:rsidR="009F3B28" w:rsidRDefault="00C30E68">
      <w:r>
        <w:t xml:space="preserve">En nuestro servicio </w:t>
      </w:r>
      <w:proofErr w:type="spellStart"/>
      <w:r>
        <w:t>FrontendErrorManagerService</w:t>
      </w:r>
      <w:proofErr w:type="spellEnd"/>
      <w:r>
        <w:t xml:space="preserve"> podremos identificar el tipo de error generado. Todo  error, mostrará un </w:t>
      </w:r>
      <w:proofErr w:type="spellStart"/>
      <w:r>
        <w:t>toast</w:t>
      </w:r>
      <w:proofErr w:type="spellEnd"/>
      <w:r>
        <w:t xml:space="preserve"> de error con el título y el mensaje del error</w:t>
      </w:r>
    </w:p>
    <w:p w:rsidR="009F3B28" w:rsidRDefault="00C30E68">
      <w:r>
        <w:t xml:space="preserve">Tras mostrar el error si el objeto error contiene un atributo </w:t>
      </w:r>
      <w:proofErr w:type="spellStart"/>
      <w:r>
        <w:t>callback</w:t>
      </w:r>
      <w:proofErr w:type="spellEnd"/>
      <w:r>
        <w:t>, se ejecutará la llamada.</w:t>
      </w:r>
    </w:p>
    <w:p w:rsidR="009F3B28" w:rsidRDefault="00C30E68" w:rsidP="00F74067">
      <w:pPr>
        <w:pStyle w:val="Cdigo"/>
      </w:pPr>
      <w:proofErr w:type="spellStart"/>
      <w:proofErr w:type="gramStart"/>
      <w:r>
        <w:rPr>
          <w:color w:val="C678DD"/>
        </w:rPr>
        <w:t>if</w:t>
      </w:r>
      <w:proofErr w:type="spellEnd"/>
      <w:proofErr w:type="gramEnd"/>
      <w:r>
        <w:rPr>
          <w:color w:val="ABB2BF"/>
        </w:rPr>
        <w:t xml:space="preserve"> (</w:t>
      </w:r>
      <w:proofErr w:type="spellStart"/>
      <w:r>
        <w:t>error</w:t>
      </w:r>
      <w:r>
        <w:rPr>
          <w:color w:val="ABB2BF"/>
        </w:rPr>
        <w:t>.</w:t>
      </w:r>
      <w:r>
        <w:t>callback</w:t>
      </w:r>
      <w:proofErr w:type="spellEnd"/>
      <w:r>
        <w:rPr>
          <w:color w:val="ABB2BF"/>
        </w:rPr>
        <w:t xml:space="preserve">) { </w:t>
      </w:r>
      <w:proofErr w:type="spellStart"/>
      <w:r>
        <w:t>error</w:t>
      </w:r>
      <w:r>
        <w:rPr>
          <w:color w:val="ABB2BF"/>
        </w:rPr>
        <w:t>.</w:t>
      </w:r>
      <w:r>
        <w:t>callback</w:t>
      </w:r>
      <w:proofErr w:type="spellEnd"/>
      <w:r>
        <w:rPr>
          <w:color w:val="ABB2BF"/>
        </w:rPr>
        <w:t>() }</w:t>
      </w:r>
    </w:p>
    <w:p w:rsidR="009F3B28" w:rsidRDefault="00C30E68">
      <w:pPr>
        <w:pStyle w:val="Ttulo3"/>
      </w:pPr>
      <w:bookmarkStart w:id="570" w:name="_Toc5724119"/>
      <w:bookmarkStart w:id="571" w:name="_Toc5789187"/>
      <w:bookmarkStart w:id="572" w:name="_Toc8230534"/>
      <w:r>
        <w:t>Idiomas</w:t>
      </w:r>
      <w:bookmarkEnd w:id="570"/>
      <w:bookmarkEnd w:id="571"/>
      <w:bookmarkEnd w:id="572"/>
    </w:p>
    <w:p w:rsidR="009F3B28" w:rsidRDefault="00C30E68">
      <w:pPr>
        <w:pStyle w:val="Sinespaciado"/>
      </w:pPr>
      <w:r>
        <w:rPr>
          <w:lang w:eastAsia="es-ES"/>
        </w:rPr>
        <w:t xml:space="preserve">Los literales de los componentes serán gestionados por el módulo </w:t>
      </w:r>
      <w:proofErr w:type="spellStart"/>
      <w:r>
        <w:rPr>
          <w:lang w:eastAsia="es-ES"/>
        </w:rPr>
        <w:t>ngx-translate</w:t>
      </w:r>
      <w:proofErr w:type="spellEnd"/>
      <w:r>
        <w:rPr>
          <w:lang w:eastAsia="es-ES"/>
        </w:rPr>
        <w:t>. Esto nos permite tener centralizados los literales de los componentes</w:t>
      </w:r>
      <w:r w:rsidR="00863F5E">
        <w:rPr>
          <w:lang w:eastAsia="es-ES"/>
        </w:rPr>
        <w:t xml:space="preserve">, </w:t>
      </w:r>
      <w:r>
        <w:rPr>
          <w:lang w:eastAsia="es-ES"/>
        </w:rPr>
        <w:t>tener la posibilidad de definir diferentes idiomas</w:t>
      </w:r>
      <w:r w:rsidR="00863F5E">
        <w:rPr>
          <w:lang w:eastAsia="es-ES"/>
        </w:rPr>
        <w:t xml:space="preserve"> y cambiar los literales de la aplicación en tiempo de ejecución</w:t>
      </w:r>
      <w:r>
        <w:rPr>
          <w:lang w:eastAsia="es-ES"/>
        </w:rPr>
        <w:t>.</w:t>
      </w:r>
    </w:p>
    <w:p w:rsidR="009F3B28" w:rsidRDefault="00C30E68">
      <w:pPr>
        <w:pStyle w:val="Ttulo4"/>
        <w:rPr>
          <w:lang w:eastAsia="es-ES"/>
        </w:rPr>
      </w:pPr>
      <w:r>
        <w:rPr>
          <w:lang w:eastAsia="es-ES"/>
        </w:rPr>
        <w:t>Configuración</w:t>
      </w:r>
    </w:p>
    <w:p w:rsidR="009F3B28" w:rsidRDefault="00C30E68">
      <w:pPr>
        <w:rPr>
          <w:lang w:eastAsia="es-ES"/>
        </w:rPr>
      </w:pPr>
      <w:r>
        <w:rPr>
          <w:lang w:eastAsia="es-ES"/>
        </w:rPr>
        <w:t xml:space="preserve">A través de las variables de entorno de </w:t>
      </w:r>
      <w:proofErr w:type="spellStart"/>
      <w:r>
        <w:rPr>
          <w:lang w:eastAsia="es-ES"/>
        </w:rPr>
        <w:t>enviroment.ts</w:t>
      </w:r>
      <w:proofErr w:type="spellEnd"/>
      <w:r>
        <w:rPr>
          <w:lang w:eastAsia="es-ES"/>
        </w:rPr>
        <w:t xml:space="preserve"> es posible configurar la ubicación del archivo de idi</w:t>
      </w:r>
      <w:r>
        <w:rPr>
          <w:lang w:eastAsia="es-ES"/>
        </w:rPr>
        <w:t>o</w:t>
      </w:r>
      <w:r>
        <w:rPr>
          <w:lang w:eastAsia="es-ES"/>
        </w:rPr>
        <w:t>mas</w:t>
      </w:r>
    </w:p>
    <w:p w:rsidR="009F3B28" w:rsidRDefault="00C30E68" w:rsidP="00F74067">
      <w:pPr>
        <w:pStyle w:val="Cdigo"/>
      </w:pPr>
      <w:r>
        <w:t xml:space="preserve">  </w:t>
      </w:r>
      <w:proofErr w:type="spellStart"/>
      <w:r>
        <w:t>language_json</w:t>
      </w:r>
      <w:proofErr w:type="spellEnd"/>
      <w:r>
        <w:rPr>
          <w:color w:val="56B6C2"/>
        </w:rPr>
        <w:t>:</w:t>
      </w:r>
      <w:r>
        <w:t xml:space="preserve"> </w:t>
      </w:r>
      <w:r>
        <w:rPr>
          <w:color w:val="98C379"/>
        </w:rPr>
        <w:t>'/</w:t>
      </w:r>
      <w:proofErr w:type="spellStart"/>
      <w:r>
        <w:rPr>
          <w:color w:val="98C379"/>
        </w:rPr>
        <w:t>assets</w:t>
      </w:r>
      <w:proofErr w:type="spellEnd"/>
      <w:r>
        <w:rPr>
          <w:color w:val="98C379"/>
        </w:rPr>
        <w:t>/i18n/'</w:t>
      </w:r>
      <w:r>
        <w:rPr>
          <w:color w:val="ABB2BF"/>
        </w:rPr>
        <w:t>,</w:t>
      </w:r>
    </w:p>
    <w:p w:rsidR="009F3B28" w:rsidRDefault="00C30E68">
      <w:proofErr w:type="spellStart"/>
      <w:r>
        <w:t>language_json</w:t>
      </w:r>
      <w:proofErr w:type="spellEnd"/>
      <w:r>
        <w:t xml:space="preserve">: Carpeta con la ubicación del archivo de idiomas. </w:t>
      </w:r>
    </w:p>
    <w:p w:rsidR="009F3B28" w:rsidRDefault="00C30E68">
      <w:r>
        <w:t>Los archivos de idioma dependerán del código de idioma:</w:t>
      </w:r>
    </w:p>
    <w:p w:rsidR="009F3B28" w:rsidRDefault="00C30E68">
      <w:pPr>
        <w:pStyle w:val="Prrafodelista"/>
        <w:numPr>
          <w:ilvl w:val="0"/>
          <w:numId w:val="23"/>
        </w:numPr>
        <w:spacing w:after="200" w:line="276" w:lineRule="auto"/>
        <w:jc w:val="both"/>
      </w:pPr>
      <w:proofErr w:type="spellStart"/>
      <w:r>
        <w:t>es.json</w:t>
      </w:r>
      <w:proofErr w:type="spellEnd"/>
      <w:r>
        <w:t xml:space="preserve"> – Castellano</w:t>
      </w:r>
    </w:p>
    <w:p w:rsidR="009F3B28" w:rsidRDefault="00C30E68">
      <w:pPr>
        <w:pStyle w:val="Prrafodelista"/>
        <w:numPr>
          <w:ilvl w:val="0"/>
          <w:numId w:val="23"/>
        </w:numPr>
        <w:spacing w:after="200" w:line="276" w:lineRule="auto"/>
        <w:jc w:val="both"/>
      </w:pPr>
      <w:proofErr w:type="spellStart"/>
      <w:r>
        <w:t>en.json</w:t>
      </w:r>
      <w:proofErr w:type="spellEnd"/>
      <w:r>
        <w:t xml:space="preserve"> – Ingles</w:t>
      </w:r>
    </w:p>
    <w:p w:rsidR="009F3B28" w:rsidRDefault="00C30E68">
      <w:pPr>
        <w:pStyle w:val="Prrafodelista"/>
        <w:numPr>
          <w:ilvl w:val="0"/>
          <w:numId w:val="23"/>
        </w:numPr>
        <w:spacing w:after="200" w:line="276" w:lineRule="auto"/>
        <w:jc w:val="both"/>
      </w:pPr>
      <w:r>
        <w:lastRenderedPageBreak/>
        <w:t>…</w:t>
      </w:r>
    </w:p>
    <w:p w:rsidR="009F3B28" w:rsidRDefault="00C30E68">
      <w:pPr>
        <w:pStyle w:val="Ttulo4"/>
      </w:pPr>
      <w:r>
        <w:t>Uso</w:t>
      </w:r>
    </w:p>
    <w:p w:rsidR="009F3B28" w:rsidRDefault="00C30E68">
      <w:pPr>
        <w:pStyle w:val="Ttulo5"/>
        <w:rPr>
          <w:lang w:eastAsia="es-ES"/>
        </w:rPr>
      </w:pPr>
      <w:r>
        <w:rPr>
          <w:lang w:eastAsia="es-ES"/>
        </w:rPr>
        <w:t>Definición de literales</w:t>
      </w:r>
    </w:p>
    <w:p w:rsidR="009F3B28" w:rsidRDefault="00C30E68">
      <w:pPr>
        <w:rPr>
          <w:lang w:eastAsia="es-ES"/>
        </w:rPr>
      </w:pPr>
      <w:r>
        <w:rPr>
          <w:lang w:eastAsia="es-ES"/>
        </w:rPr>
        <w:t xml:space="preserve">Los literales son definidos en la carpeta  </w:t>
      </w:r>
      <w:proofErr w:type="spellStart"/>
      <w:r>
        <w:rPr>
          <w:lang w:eastAsia="es-ES"/>
        </w:rPr>
        <w:t>src</w:t>
      </w:r>
      <w:proofErr w:type="spellEnd"/>
      <w:r>
        <w:rPr>
          <w:lang w:eastAsia="es-ES"/>
        </w:rPr>
        <w:t>\</w:t>
      </w:r>
      <w:proofErr w:type="spellStart"/>
      <w:r>
        <w:rPr>
          <w:lang w:eastAsia="es-ES"/>
        </w:rPr>
        <w:t>assets</w:t>
      </w:r>
      <w:proofErr w:type="spellEnd"/>
      <w:r>
        <w:rPr>
          <w:lang w:eastAsia="es-ES"/>
        </w:rPr>
        <w:t xml:space="preserve">\i18n. En el caso del idioma castellano, se definen en el archivo </w:t>
      </w:r>
      <w:proofErr w:type="spellStart"/>
      <w:r>
        <w:rPr>
          <w:lang w:eastAsia="es-ES"/>
        </w:rPr>
        <w:t>json</w:t>
      </w:r>
      <w:proofErr w:type="spellEnd"/>
      <w:r>
        <w:rPr>
          <w:lang w:eastAsia="es-ES"/>
        </w:rPr>
        <w:t xml:space="preserve"> </w:t>
      </w:r>
      <w:proofErr w:type="spellStart"/>
      <w:r>
        <w:rPr>
          <w:lang w:eastAsia="es-ES"/>
        </w:rPr>
        <w:t>es.json</w:t>
      </w:r>
      <w:proofErr w:type="spellEnd"/>
      <w:r>
        <w:rPr>
          <w:lang w:eastAsia="es-ES"/>
        </w:rPr>
        <w:t>.</w:t>
      </w:r>
    </w:p>
    <w:p w:rsidR="009F3B28" w:rsidRDefault="00C30E68">
      <w:pPr>
        <w:rPr>
          <w:lang w:eastAsia="es-ES"/>
        </w:rPr>
      </w:pPr>
      <w:r>
        <w:rPr>
          <w:lang w:eastAsia="es-ES"/>
        </w:rPr>
        <w:t>Para la definición de literales se usará la norma COMPONENTE.LITERAL donde COMPONTENTE identificará al componente para el que se definen y literal el identificador.</w:t>
      </w:r>
    </w:p>
    <w:p w:rsidR="009F3B28" w:rsidRDefault="00C30E68">
      <w:pPr>
        <w:rPr>
          <w:lang w:eastAsia="es-ES"/>
        </w:rPr>
      </w:pPr>
      <w:r>
        <w:rPr>
          <w:lang w:eastAsia="es-ES"/>
        </w:rPr>
        <w:t xml:space="preserve">Tendremos algunos valores para componentes reservados como </w:t>
      </w:r>
    </w:p>
    <w:tbl>
      <w:tblPr>
        <w:tblW w:w="8644" w:type="dxa"/>
        <w:tblCellMar>
          <w:left w:w="10" w:type="dxa"/>
          <w:right w:w="10" w:type="dxa"/>
        </w:tblCellMar>
        <w:tblLook w:val="04A0" w:firstRow="1" w:lastRow="0" w:firstColumn="1" w:lastColumn="0" w:noHBand="0" w:noVBand="1"/>
      </w:tblPr>
      <w:tblGrid>
        <w:gridCol w:w="4322"/>
        <w:gridCol w:w="4322"/>
      </w:tblGrid>
      <w:tr w:rsidR="009F3B28">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rPr>
                <w:rFonts w:eastAsia="Times New Roman" w:cs="Times New Roman"/>
                <w:lang w:eastAsia="es-ES"/>
              </w:rPr>
            </w:pPr>
            <w:r>
              <w:rPr>
                <w:rFonts w:eastAsia="Times New Roman" w:cs="Times New Roman"/>
                <w:lang w:eastAsia="es-ES"/>
              </w:rPr>
              <w:t>GLOBAL</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pPr>
            <w:r>
              <w:rPr>
                <w:rFonts w:eastAsia="Times New Roman" w:cs="Times New Roman"/>
                <w:lang w:eastAsia="es-ES"/>
              </w:rPr>
              <w:t>Literales comunes de uso global. Evitarán la rep</w:t>
            </w:r>
            <w:r>
              <w:rPr>
                <w:rFonts w:eastAsia="Times New Roman" w:cs="Times New Roman"/>
                <w:lang w:eastAsia="es-ES"/>
              </w:rPr>
              <w:t>e</w:t>
            </w:r>
            <w:r>
              <w:rPr>
                <w:rFonts w:eastAsia="Times New Roman" w:cs="Times New Roman"/>
                <w:lang w:eastAsia="es-ES"/>
              </w:rPr>
              <w:t>tición de literales en otros componentes</w:t>
            </w:r>
          </w:p>
        </w:tc>
      </w:tr>
      <w:tr w:rsidR="009F3B28">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rPr>
                <w:rFonts w:eastAsia="Times New Roman" w:cs="Times New Roman"/>
                <w:lang w:eastAsia="es-ES"/>
              </w:rPr>
            </w:pPr>
            <w:r>
              <w:rPr>
                <w:rFonts w:eastAsia="Times New Roman" w:cs="Times New Roman"/>
                <w:lang w:eastAsia="es-ES"/>
              </w:rPr>
              <w:t>ERRORS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F3B28" w:rsidRDefault="00C30E68">
            <w:pPr>
              <w:jc w:val="both"/>
              <w:rPr>
                <w:rFonts w:eastAsia="Times New Roman" w:cs="Times New Roman"/>
                <w:lang w:eastAsia="es-ES"/>
              </w:rPr>
            </w:pPr>
            <w:r>
              <w:rPr>
                <w:rFonts w:eastAsia="Times New Roman" w:cs="Times New Roman"/>
                <w:lang w:eastAsia="es-ES"/>
              </w:rPr>
              <w:t xml:space="preserve">Literales de errores genéricos </w:t>
            </w:r>
          </w:p>
        </w:tc>
      </w:tr>
    </w:tbl>
    <w:p w:rsidR="009F3B28" w:rsidRDefault="009F3B28">
      <w:pPr>
        <w:rPr>
          <w:lang w:eastAsia="es-ES"/>
        </w:rPr>
      </w:pPr>
    </w:p>
    <w:p w:rsidR="009F3B28" w:rsidRPr="00821359" w:rsidRDefault="00C30E68" w:rsidP="00F74067">
      <w:pPr>
        <w:pStyle w:val="Cdigo"/>
      </w:pPr>
      <w:r w:rsidRPr="00821359">
        <w:t>{</w:t>
      </w:r>
    </w:p>
    <w:p w:rsidR="009F3B28" w:rsidRPr="00821359" w:rsidRDefault="00C30E68" w:rsidP="00F74067">
      <w:pPr>
        <w:pStyle w:val="Cdigo"/>
        <w:rPr>
          <w:sz w:val="12"/>
        </w:rPr>
      </w:pPr>
      <w:r w:rsidRPr="00821359">
        <w:t xml:space="preserve">  "GLOBAL.FILTER": </w:t>
      </w:r>
      <w:r w:rsidRPr="00821359">
        <w:rPr>
          <w:color w:val="98C379"/>
        </w:rPr>
        <w:t>"Filtro"</w:t>
      </w:r>
      <w:r w:rsidRPr="00821359">
        <w:t>,</w:t>
      </w:r>
    </w:p>
    <w:p w:rsidR="009F3B28" w:rsidRPr="00821359" w:rsidRDefault="00C30E68" w:rsidP="00F74067">
      <w:pPr>
        <w:pStyle w:val="Cdigo"/>
        <w:rPr>
          <w:sz w:val="12"/>
        </w:rPr>
      </w:pPr>
      <w:r w:rsidRPr="00821359">
        <w:t xml:space="preserve">  "GLOBAL.ID": </w:t>
      </w:r>
      <w:r w:rsidRPr="00821359">
        <w:rPr>
          <w:color w:val="98C379"/>
        </w:rPr>
        <w:t>"ID"</w:t>
      </w:r>
      <w:r w:rsidRPr="00821359">
        <w:t>,</w:t>
      </w:r>
    </w:p>
    <w:p w:rsidR="009F3B28" w:rsidRPr="00821359" w:rsidRDefault="00C30E68" w:rsidP="00F74067">
      <w:pPr>
        <w:pStyle w:val="Cdigo"/>
        <w:rPr>
          <w:sz w:val="12"/>
        </w:rPr>
      </w:pPr>
      <w:r w:rsidRPr="00821359">
        <w:t xml:space="preserve">  "GLOBAL.NEW": </w:t>
      </w:r>
      <w:r w:rsidRPr="00821359">
        <w:rPr>
          <w:color w:val="98C379"/>
        </w:rPr>
        <w:t>"Nuevo"</w:t>
      </w:r>
      <w:r w:rsidRPr="00821359">
        <w:t>,</w:t>
      </w:r>
    </w:p>
    <w:p w:rsidR="009F3B28" w:rsidRPr="00821359" w:rsidRDefault="00C30E68" w:rsidP="00F74067">
      <w:pPr>
        <w:pStyle w:val="Cdigo"/>
        <w:rPr>
          <w:sz w:val="12"/>
        </w:rPr>
      </w:pPr>
      <w:r w:rsidRPr="00821359">
        <w:t xml:space="preserve">  "GLOBAL.PRINT": </w:t>
      </w:r>
      <w:r w:rsidRPr="00821359">
        <w:rPr>
          <w:color w:val="98C379"/>
        </w:rPr>
        <w:t>"Imprimir"</w:t>
      </w:r>
      <w:r w:rsidRPr="00821359">
        <w:t>,</w:t>
      </w:r>
    </w:p>
    <w:p w:rsidR="009F3B28" w:rsidRPr="00821359" w:rsidRDefault="00C30E68" w:rsidP="00F74067">
      <w:pPr>
        <w:pStyle w:val="Cdigo"/>
        <w:rPr>
          <w:sz w:val="12"/>
        </w:rPr>
      </w:pPr>
      <w:r w:rsidRPr="00821359">
        <w:t xml:space="preserve">  "ERRORS.ERROR": </w:t>
      </w:r>
      <w:r w:rsidRPr="00821359">
        <w:rPr>
          <w:color w:val="98C379"/>
        </w:rPr>
        <w:t>"Error"</w:t>
      </w:r>
      <w:r w:rsidRPr="00821359">
        <w:t>,</w:t>
      </w:r>
    </w:p>
    <w:p w:rsidR="009F3B28" w:rsidRPr="00821359" w:rsidRDefault="00C30E68" w:rsidP="00F74067">
      <w:pPr>
        <w:pStyle w:val="Cdigo"/>
        <w:rPr>
          <w:sz w:val="12"/>
        </w:rPr>
      </w:pPr>
      <w:r w:rsidRPr="00821359">
        <w:t xml:space="preserve">  </w:t>
      </w:r>
      <w:r w:rsidRPr="00821359">
        <w:rPr>
          <w:color w:val="E06C75"/>
        </w:rPr>
        <w:t>"ERRORS.LOADING"</w:t>
      </w:r>
      <w:r w:rsidRPr="00821359">
        <w:t>: "Se ha producido un error al cargar los datos... Por favor inténtelo de nuevo",</w:t>
      </w:r>
    </w:p>
    <w:p w:rsidR="009F3B28" w:rsidRPr="00821359" w:rsidRDefault="00C30E68" w:rsidP="00F74067">
      <w:pPr>
        <w:pStyle w:val="Cdigo"/>
        <w:rPr>
          <w:sz w:val="12"/>
        </w:rPr>
      </w:pPr>
      <w:r w:rsidRPr="00821359">
        <w:t xml:space="preserve">  </w:t>
      </w:r>
      <w:r w:rsidRPr="00821359">
        <w:rPr>
          <w:color w:val="E06C75"/>
        </w:rPr>
        <w:t>"ERRORS.SAVING"</w:t>
      </w:r>
      <w:r w:rsidRPr="00821359">
        <w:t>: "Se ha producido un error al guardar los datos... Por favor inténtelo de nuevo",</w:t>
      </w:r>
    </w:p>
    <w:p w:rsidR="009F3B28" w:rsidRPr="0016438C" w:rsidRDefault="00C30E68" w:rsidP="00F74067">
      <w:pPr>
        <w:pStyle w:val="Cdigo"/>
        <w:rPr>
          <w:color w:val="BBBBBB"/>
          <w:sz w:val="14"/>
        </w:rPr>
      </w:pPr>
      <w:r w:rsidRPr="00821359">
        <w:t>}</w:t>
      </w:r>
    </w:p>
    <w:p w:rsidR="00863F5E" w:rsidRDefault="00863F5E" w:rsidP="00863F5E">
      <w:pPr>
        <w:pStyle w:val="Ttulo5"/>
        <w:rPr>
          <w:lang w:eastAsia="es-ES"/>
        </w:rPr>
      </w:pPr>
      <w:r>
        <w:rPr>
          <w:lang w:eastAsia="es-ES"/>
        </w:rPr>
        <w:t>Uso en componentes</w:t>
      </w:r>
    </w:p>
    <w:p w:rsidR="00863F5E" w:rsidRDefault="00863F5E" w:rsidP="00863F5E">
      <w:pPr>
        <w:pStyle w:val="Ttulo6"/>
        <w:rPr>
          <w:lang w:eastAsia="es-ES"/>
        </w:rPr>
      </w:pPr>
      <w:r>
        <w:rPr>
          <w:lang w:eastAsia="es-ES"/>
        </w:rPr>
        <w:t xml:space="preserve">Uso en </w:t>
      </w:r>
      <w:proofErr w:type="spellStart"/>
      <w:r>
        <w:rPr>
          <w:lang w:eastAsia="es-ES"/>
        </w:rPr>
        <w:t>template</w:t>
      </w:r>
      <w:proofErr w:type="spellEnd"/>
    </w:p>
    <w:p w:rsidR="00863F5E" w:rsidRDefault="00863F5E" w:rsidP="00863F5E">
      <w:pPr>
        <w:rPr>
          <w:lang w:eastAsia="es-ES"/>
        </w:rPr>
      </w:pPr>
      <w:r>
        <w:rPr>
          <w:lang w:eastAsia="es-ES"/>
        </w:rPr>
        <w:t xml:space="preserve">Para su uso en los </w:t>
      </w:r>
      <w:proofErr w:type="spellStart"/>
      <w:r>
        <w:rPr>
          <w:lang w:eastAsia="es-ES"/>
        </w:rPr>
        <w:t>templates</w:t>
      </w:r>
      <w:proofErr w:type="spellEnd"/>
      <w:r>
        <w:rPr>
          <w:lang w:eastAsia="es-ES"/>
        </w:rPr>
        <w:t xml:space="preserve"> del componentes se utilizará el pipe </w:t>
      </w:r>
      <w:proofErr w:type="spellStart"/>
      <w:r w:rsidRPr="0016438C">
        <w:t>translate</w:t>
      </w:r>
      <w:proofErr w:type="spellEnd"/>
      <w:r>
        <w:t xml:space="preserve"> que lo aplicaremos sobre la clave del literal que queremos usar. Esto mostrará el texto correspondiente a la clave y en el caso de cambio de idioma en la aplicación, el cambio se realizará dinámicamente cargando y mostrando los literales del nuevo idioma.</w:t>
      </w:r>
    </w:p>
    <w:p w:rsidR="00863F5E" w:rsidRPr="0016438C" w:rsidRDefault="00863F5E" w:rsidP="00863F5E">
      <w:pPr>
        <w:pStyle w:val="Cdigo"/>
      </w:pPr>
      <w:r w:rsidRPr="0016438C">
        <w:t xml:space="preserve">&lt;div </w:t>
      </w:r>
      <w:proofErr w:type="spellStart"/>
      <w:r w:rsidRPr="0016438C">
        <w:t>class</w:t>
      </w:r>
      <w:proofErr w:type="spellEnd"/>
      <w:r w:rsidRPr="0016438C">
        <w:t>="p-col-12"&gt;</w:t>
      </w:r>
    </w:p>
    <w:p w:rsidR="00863F5E" w:rsidRPr="0016438C" w:rsidRDefault="00863F5E" w:rsidP="00863F5E">
      <w:pPr>
        <w:pStyle w:val="Cdigo"/>
      </w:pPr>
      <w:r w:rsidRPr="0016438C">
        <w:t xml:space="preserve">    &lt;h2</w:t>
      </w:r>
      <w:proofErr w:type="gramStart"/>
      <w:r w:rsidRPr="0016438C">
        <w:t>&gt;{</w:t>
      </w:r>
      <w:proofErr w:type="gramEnd"/>
      <w:r w:rsidRPr="0016438C">
        <w:t xml:space="preserve">{"BASE_LAYERS.TITLE" | </w:t>
      </w:r>
      <w:proofErr w:type="spellStart"/>
      <w:r w:rsidRPr="0016438C">
        <w:t>translate</w:t>
      </w:r>
      <w:proofErr w:type="spellEnd"/>
      <w:r w:rsidRPr="0016438C">
        <w:t xml:space="preserve"> }}&lt;/h2&gt;</w:t>
      </w:r>
    </w:p>
    <w:p w:rsidR="00863F5E" w:rsidRPr="0016438C" w:rsidRDefault="00863F5E" w:rsidP="00863F5E">
      <w:pPr>
        <w:pStyle w:val="Cdigo"/>
      </w:pPr>
      <w:r w:rsidRPr="0016438C">
        <w:t>&lt;/</w:t>
      </w:r>
      <w:proofErr w:type="gramStart"/>
      <w:r w:rsidRPr="0016438C">
        <w:t>div</w:t>
      </w:r>
      <w:proofErr w:type="gramEnd"/>
      <w:r w:rsidRPr="0016438C">
        <w:t>&gt;</w:t>
      </w:r>
    </w:p>
    <w:p w:rsidR="00863F5E" w:rsidRDefault="00863F5E" w:rsidP="00863F5E">
      <w:pPr>
        <w:pStyle w:val="Ttulo6"/>
        <w:rPr>
          <w:lang w:eastAsia="es-ES"/>
        </w:rPr>
      </w:pPr>
      <w:r>
        <w:rPr>
          <w:lang w:eastAsia="es-ES"/>
        </w:rPr>
        <w:t>Uso en componente</w:t>
      </w:r>
    </w:p>
    <w:p w:rsidR="00863F5E" w:rsidRDefault="00863F5E" w:rsidP="00863F5E">
      <w:pPr>
        <w:rPr>
          <w:lang w:eastAsia="es-ES"/>
        </w:rPr>
      </w:pPr>
      <w:r>
        <w:rPr>
          <w:lang w:eastAsia="es-ES"/>
        </w:rPr>
        <w:t xml:space="preserve">Para su uso dentro de un componente debemos extender el componente del tema </w:t>
      </w:r>
      <w:proofErr w:type="spellStart"/>
      <w:r w:rsidRPr="00301A23">
        <w:rPr>
          <w:lang w:eastAsia="es-ES"/>
        </w:rPr>
        <w:t>ThemeBaseComp</w:t>
      </w:r>
      <w:r w:rsidRPr="00301A23">
        <w:rPr>
          <w:lang w:eastAsia="es-ES"/>
        </w:rPr>
        <w:t>o</w:t>
      </w:r>
      <w:r w:rsidRPr="00301A23">
        <w:rPr>
          <w:lang w:eastAsia="es-ES"/>
        </w:rPr>
        <w:t>nentClass</w:t>
      </w:r>
      <w:proofErr w:type="spellEnd"/>
      <w:r>
        <w:rPr>
          <w:lang w:eastAsia="es-ES"/>
        </w:rPr>
        <w:t>. Esta clase base implementa la gestión de los literales y la subscripción al servicio para un conju</w:t>
      </w:r>
      <w:r>
        <w:rPr>
          <w:lang w:eastAsia="es-ES"/>
        </w:rPr>
        <w:t>n</w:t>
      </w:r>
      <w:r>
        <w:rPr>
          <w:lang w:eastAsia="es-ES"/>
        </w:rPr>
        <w:t>to de literales lo que proporciona soporte para el cambio de idiomas. De esta forma si en el servicio de traducción se establece otro idioma, los literales se actualizarán automáticamente.</w:t>
      </w:r>
    </w:p>
    <w:p w:rsidR="00863F5E" w:rsidRDefault="00863F5E" w:rsidP="00863F5E">
      <w:pPr>
        <w:rPr>
          <w:lang w:eastAsia="es-ES"/>
        </w:rPr>
      </w:pPr>
      <w:r>
        <w:rPr>
          <w:lang w:eastAsia="es-ES"/>
        </w:rPr>
        <w:t xml:space="preserve">Mediante el método </w:t>
      </w:r>
      <w:proofErr w:type="spellStart"/>
      <w:r w:rsidRPr="00301A23">
        <w:rPr>
          <w:b/>
          <w:lang w:eastAsia="es-ES"/>
        </w:rPr>
        <w:t>useLiterals</w:t>
      </w:r>
      <w:proofErr w:type="spellEnd"/>
      <w:r w:rsidRPr="00301A23">
        <w:rPr>
          <w:lang w:eastAsia="es-ES"/>
        </w:rPr>
        <w:t xml:space="preserve"> que implementa </w:t>
      </w:r>
      <w:proofErr w:type="spellStart"/>
      <w:r w:rsidRPr="00301A23">
        <w:rPr>
          <w:b/>
          <w:lang w:eastAsia="es-ES"/>
        </w:rPr>
        <w:t>ThemeBaseComponentClass</w:t>
      </w:r>
      <w:proofErr w:type="spellEnd"/>
      <w:r w:rsidRPr="00301A23">
        <w:rPr>
          <w:lang w:eastAsia="es-ES"/>
        </w:rPr>
        <w:t xml:space="preserve"> </w:t>
      </w:r>
      <w:r>
        <w:rPr>
          <w:lang w:eastAsia="es-ES"/>
        </w:rPr>
        <w:t xml:space="preserve">podemos pasar un </w:t>
      </w:r>
      <w:proofErr w:type="spellStart"/>
      <w:r>
        <w:rPr>
          <w:lang w:eastAsia="es-ES"/>
        </w:rPr>
        <w:t>array</w:t>
      </w:r>
      <w:proofErr w:type="spellEnd"/>
      <w:r>
        <w:rPr>
          <w:lang w:eastAsia="es-ES"/>
        </w:rPr>
        <w:t xml:space="preserve"> de los literales que queremos usar dentro del componente.</w:t>
      </w:r>
    </w:p>
    <w:p w:rsidR="00863F5E" w:rsidRPr="00301A23" w:rsidRDefault="00863F5E" w:rsidP="00863F5E">
      <w:pPr>
        <w:pStyle w:val="Cdigo"/>
        <w:rPr>
          <w:color w:val="BBBBBB"/>
        </w:rPr>
      </w:pPr>
      <w:proofErr w:type="spellStart"/>
      <w:proofErr w:type="gramStart"/>
      <w:r w:rsidRPr="00301A23">
        <w:rPr>
          <w:color w:val="C678DD"/>
        </w:rPr>
        <w:t>export</w:t>
      </w:r>
      <w:proofErr w:type="spellEnd"/>
      <w:proofErr w:type="gramEnd"/>
      <w:r w:rsidRPr="00301A23">
        <w:rPr>
          <w:color w:val="ABB2BF"/>
        </w:rPr>
        <w:t xml:space="preserve"> </w:t>
      </w:r>
      <w:proofErr w:type="spellStart"/>
      <w:r w:rsidRPr="00301A23">
        <w:rPr>
          <w:color w:val="C678DD"/>
        </w:rPr>
        <w:t>class</w:t>
      </w:r>
      <w:proofErr w:type="spellEnd"/>
      <w:r w:rsidRPr="00301A23">
        <w:rPr>
          <w:color w:val="ABB2BF"/>
        </w:rPr>
        <w:t xml:space="preserve"> </w:t>
      </w:r>
      <w:proofErr w:type="spellStart"/>
      <w:r w:rsidRPr="00301A23">
        <w:t>BaselayersPanelComponent</w:t>
      </w:r>
      <w:proofErr w:type="spellEnd"/>
      <w:r w:rsidRPr="00301A23">
        <w:rPr>
          <w:color w:val="ABB2BF"/>
        </w:rPr>
        <w:t xml:space="preserve"> </w:t>
      </w:r>
      <w:proofErr w:type="spellStart"/>
      <w:r w:rsidRPr="00301A23">
        <w:rPr>
          <w:color w:val="C678DD"/>
        </w:rPr>
        <w:t>extends</w:t>
      </w:r>
      <w:proofErr w:type="spellEnd"/>
      <w:r w:rsidRPr="00301A23">
        <w:rPr>
          <w:color w:val="ABB2BF"/>
        </w:rPr>
        <w:t xml:space="preserve"> </w:t>
      </w:r>
      <w:proofErr w:type="spellStart"/>
      <w:r w:rsidRPr="00301A23">
        <w:rPr>
          <w:color w:val="98C379"/>
        </w:rPr>
        <w:t>ThemeBaseComponentClass</w:t>
      </w:r>
      <w:proofErr w:type="spellEnd"/>
      <w:r w:rsidRPr="00301A23">
        <w:rPr>
          <w:color w:val="ABB2BF"/>
        </w:rPr>
        <w:t xml:space="preserve"> {</w:t>
      </w:r>
    </w:p>
    <w:p w:rsidR="00863F5E" w:rsidRPr="00301A23" w:rsidRDefault="00863F5E" w:rsidP="00863F5E">
      <w:pPr>
        <w:pStyle w:val="Cdigo"/>
        <w:rPr>
          <w:color w:val="BBBBBB"/>
        </w:rPr>
      </w:pPr>
    </w:p>
    <w:p w:rsidR="00863F5E" w:rsidRPr="00301A23" w:rsidRDefault="00863F5E" w:rsidP="00863F5E">
      <w:pPr>
        <w:pStyle w:val="Cdigo"/>
        <w:rPr>
          <w:color w:val="BBBBBB"/>
        </w:rPr>
      </w:pPr>
      <w:r w:rsidRPr="00301A23">
        <w:rPr>
          <w:color w:val="ABB2BF"/>
        </w:rPr>
        <w:t xml:space="preserve">  </w:t>
      </w:r>
      <w:proofErr w:type="spellStart"/>
      <w:proofErr w:type="gramStart"/>
      <w:r w:rsidRPr="00301A23">
        <w:rPr>
          <w:color w:val="ABB2BF"/>
        </w:rPr>
        <w:t>panelName</w:t>
      </w:r>
      <w:proofErr w:type="spellEnd"/>
      <w:proofErr w:type="gramEnd"/>
      <w:r w:rsidRPr="00301A23">
        <w:rPr>
          <w:color w:val="ABB2BF"/>
        </w:rPr>
        <w:t xml:space="preserve"> </w:t>
      </w:r>
      <w:r w:rsidRPr="00301A23">
        <w:rPr>
          <w:color w:val="56B6C2"/>
        </w:rPr>
        <w:t>=</w:t>
      </w:r>
      <w:r w:rsidRPr="00301A23">
        <w:rPr>
          <w:color w:val="ABB2BF"/>
        </w:rPr>
        <w:t xml:space="preserve"> </w:t>
      </w:r>
      <w:r w:rsidRPr="00301A23">
        <w:rPr>
          <w:color w:val="98C379"/>
        </w:rPr>
        <w:t>'Capas Base'</w:t>
      </w:r>
      <w:r w:rsidRPr="00301A23">
        <w:rPr>
          <w:color w:val="ABB2BF"/>
        </w:rPr>
        <w:t>;</w:t>
      </w:r>
    </w:p>
    <w:p w:rsidR="00863F5E" w:rsidRPr="00301A23" w:rsidRDefault="00863F5E" w:rsidP="00863F5E">
      <w:pPr>
        <w:pStyle w:val="Cdigo"/>
        <w:rPr>
          <w:color w:val="BBBBBB"/>
        </w:rPr>
      </w:pPr>
      <w:r w:rsidRPr="00301A23">
        <w:rPr>
          <w:color w:val="ABB2BF"/>
        </w:rPr>
        <w:t xml:space="preserve">  </w:t>
      </w:r>
      <w:proofErr w:type="gramStart"/>
      <w:r w:rsidRPr="00301A23">
        <w:rPr>
          <w:color w:val="C678DD"/>
        </w:rPr>
        <w:t>constructor</w:t>
      </w:r>
      <w:proofErr w:type="gramEnd"/>
      <w:r w:rsidRPr="00301A23">
        <w:rPr>
          <w:color w:val="ABB2BF"/>
        </w:rPr>
        <w:t>() {</w:t>
      </w:r>
    </w:p>
    <w:p w:rsidR="00863F5E" w:rsidRPr="00301A23" w:rsidRDefault="00863F5E" w:rsidP="00863F5E">
      <w:pPr>
        <w:pStyle w:val="Cdigo"/>
        <w:rPr>
          <w:color w:val="BBBBBB"/>
        </w:rPr>
      </w:pPr>
      <w:r w:rsidRPr="00301A23">
        <w:rPr>
          <w:color w:val="ABB2BF"/>
        </w:rPr>
        <w:lastRenderedPageBreak/>
        <w:t xml:space="preserve">    </w:t>
      </w:r>
      <w:proofErr w:type="spellStart"/>
      <w:proofErr w:type="gramStart"/>
      <w:r w:rsidRPr="00301A23">
        <w:rPr>
          <w:color w:val="E06C75"/>
        </w:rPr>
        <w:t>super</w:t>
      </w:r>
      <w:proofErr w:type="spellEnd"/>
      <w:proofErr w:type="gramEnd"/>
      <w:r w:rsidRPr="00301A23">
        <w:rPr>
          <w:color w:val="ABB2BF"/>
        </w:rPr>
        <w:t>();</w:t>
      </w:r>
    </w:p>
    <w:p w:rsidR="00863F5E" w:rsidRPr="00301A23" w:rsidRDefault="00863F5E" w:rsidP="00863F5E">
      <w:pPr>
        <w:pStyle w:val="Cdigo"/>
        <w:rPr>
          <w:color w:val="BBBBBB"/>
        </w:rPr>
      </w:pPr>
      <w:r w:rsidRPr="00301A23">
        <w:rPr>
          <w:color w:val="ABB2BF"/>
        </w:rPr>
        <w:t xml:space="preserve">    </w:t>
      </w:r>
      <w:proofErr w:type="spellStart"/>
      <w:proofErr w:type="gramStart"/>
      <w:r w:rsidRPr="00301A23">
        <w:rPr>
          <w:color w:val="E06C75"/>
        </w:rPr>
        <w:t>this</w:t>
      </w:r>
      <w:r w:rsidRPr="00301A23">
        <w:rPr>
          <w:color w:val="ABB2BF"/>
        </w:rPr>
        <w:t>.</w:t>
      </w:r>
      <w:r w:rsidRPr="00301A23">
        <w:t>useLiterals</w:t>
      </w:r>
      <w:proofErr w:type="spellEnd"/>
      <w:r w:rsidRPr="00301A23">
        <w:rPr>
          <w:color w:val="ABB2BF"/>
        </w:rPr>
        <w:t>(</w:t>
      </w:r>
      <w:proofErr w:type="gramEnd"/>
      <w:r w:rsidRPr="00301A23">
        <w:rPr>
          <w:color w:val="ABB2BF"/>
        </w:rPr>
        <w:t>[</w:t>
      </w:r>
      <w:r w:rsidRPr="00301A23">
        <w:t>'BASE_LAYERS.TITLE'</w:t>
      </w:r>
      <w:r w:rsidRPr="00301A23">
        <w:rPr>
          <w:color w:val="ABB2BF"/>
        </w:rPr>
        <w:t xml:space="preserve">, </w:t>
      </w:r>
      <w:r w:rsidRPr="00301A23">
        <w:t>'TOC.TITLE'</w:t>
      </w:r>
      <w:r w:rsidRPr="00301A23">
        <w:rPr>
          <w:color w:val="ABB2BF"/>
        </w:rPr>
        <w:t>]);</w:t>
      </w:r>
    </w:p>
    <w:p w:rsidR="00863F5E" w:rsidRPr="00301A23" w:rsidRDefault="00863F5E" w:rsidP="00863F5E">
      <w:pPr>
        <w:pStyle w:val="Cdigo"/>
        <w:rPr>
          <w:color w:val="BBBBBB"/>
        </w:rPr>
      </w:pPr>
      <w:r w:rsidRPr="00301A23">
        <w:rPr>
          <w:color w:val="ABB2BF"/>
        </w:rPr>
        <w:t xml:space="preserve">  }</w:t>
      </w:r>
    </w:p>
    <w:p w:rsidR="00863F5E" w:rsidRDefault="00863F5E" w:rsidP="00863F5E">
      <w:pPr>
        <w:rPr>
          <w:lang w:eastAsia="es-ES"/>
        </w:rPr>
      </w:pPr>
      <w:r>
        <w:rPr>
          <w:lang w:eastAsia="es-ES"/>
        </w:rPr>
        <w:t xml:space="preserve">Posteriormente podremos usar estos literales como propiedades del objeto </w:t>
      </w:r>
      <w:proofErr w:type="spellStart"/>
      <w:r w:rsidRPr="00D326C9">
        <w:rPr>
          <w:lang w:eastAsia="es-ES"/>
        </w:rPr>
        <w:t>componentLiterals</w:t>
      </w:r>
      <w:proofErr w:type="spellEnd"/>
      <w:r>
        <w:rPr>
          <w:lang w:eastAsia="es-ES"/>
        </w:rPr>
        <w:t xml:space="preserve"> que declara la clase padre accediendo a la propiedad</w:t>
      </w:r>
    </w:p>
    <w:p w:rsidR="00863F5E" w:rsidRPr="00D326C9" w:rsidRDefault="00863F5E" w:rsidP="00863F5E">
      <w:pPr>
        <w:pStyle w:val="Cdigo"/>
        <w:rPr>
          <w:color w:val="BBBBBB"/>
        </w:rPr>
      </w:pPr>
      <w:proofErr w:type="spellStart"/>
      <w:proofErr w:type="gramStart"/>
      <w:r w:rsidRPr="00D326C9">
        <w:t>alert</w:t>
      </w:r>
      <w:proofErr w:type="spellEnd"/>
      <w:r w:rsidRPr="00D326C9">
        <w:rPr>
          <w:color w:val="ABB2BF"/>
        </w:rPr>
        <w:t>(</w:t>
      </w:r>
      <w:proofErr w:type="spellStart"/>
      <w:proofErr w:type="gramEnd"/>
      <w:r w:rsidRPr="00D326C9">
        <w:t>this</w:t>
      </w:r>
      <w:r w:rsidRPr="00D326C9">
        <w:rPr>
          <w:color w:val="ABB2BF"/>
        </w:rPr>
        <w:t>.</w:t>
      </w:r>
      <w:r w:rsidRPr="00D326C9">
        <w:t>componentLiterals</w:t>
      </w:r>
      <w:proofErr w:type="spellEnd"/>
      <w:r w:rsidRPr="00D326C9">
        <w:rPr>
          <w:color w:val="ABB2BF"/>
        </w:rPr>
        <w:t>[</w:t>
      </w:r>
      <w:r w:rsidRPr="00D326C9">
        <w:rPr>
          <w:color w:val="98C379"/>
        </w:rPr>
        <w:t>'BASE_LAYERS.TITLE'</w:t>
      </w:r>
      <w:r w:rsidRPr="00D326C9">
        <w:rPr>
          <w:color w:val="ABB2BF"/>
        </w:rPr>
        <w:t>])</w:t>
      </w:r>
    </w:p>
    <w:p w:rsidR="00863F5E" w:rsidRPr="00DE399C" w:rsidRDefault="00863F5E" w:rsidP="00863F5E">
      <w:bookmarkStart w:id="573" w:name="_Toc7445830"/>
      <w:r w:rsidRPr="00DE399C">
        <w:t xml:space="preserve">En el caso de necesitar conocer </w:t>
      </w:r>
      <w:r w:rsidRPr="00DE399C">
        <w:rPr>
          <w:b/>
        </w:rPr>
        <w:t>cuándo se ha producido un cambio en los literales</w:t>
      </w:r>
      <w:r w:rsidRPr="00DE399C">
        <w:t xml:space="preserve"> para realizar reasign</w:t>
      </w:r>
      <w:r w:rsidRPr="00DE399C">
        <w:t>a</w:t>
      </w:r>
      <w:r w:rsidRPr="00DE399C">
        <w:t>ciones u otra tarea en el componente, se emite el evento</w:t>
      </w:r>
      <w:r>
        <w:rPr>
          <w:lang w:eastAsia="es-ES"/>
        </w:rPr>
        <w:t xml:space="preserve"> </w:t>
      </w:r>
      <w:proofErr w:type="spellStart"/>
      <w:r w:rsidRPr="00DE399C">
        <w:rPr>
          <w:rFonts w:ascii="Consolas" w:eastAsia="Times New Roman" w:hAnsi="Consolas" w:cs="Times New Roman"/>
          <w:b/>
          <w:color w:val="E06C75"/>
          <w:sz w:val="21"/>
          <w:szCs w:val="21"/>
          <w:lang w:eastAsia="es-ES"/>
        </w:rPr>
        <w:t>onComponentLiteralsChange</w:t>
      </w:r>
      <w:proofErr w:type="spellEnd"/>
      <w:r>
        <w:rPr>
          <w:rFonts w:ascii="Consolas" w:eastAsia="Times New Roman" w:hAnsi="Consolas" w:cs="Times New Roman"/>
          <w:color w:val="E06C75"/>
          <w:sz w:val="21"/>
          <w:szCs w:val="21"/>
          <w:lang w:eastAsia="es-ES"/>
        </w:rPr>
        <w:t xml:space="preserve"> </w:t>
      </w:r>
      <w:r w:rsidRPr="00DE399C">
        <w:t xml:space="preserve">cada vez que el objeto </w:t>
      </w:r>
      <w:proofErr w:type="spellStart"/>
      <w:r w:rsidRPr="00DE399C">
        <w:rPr>
          <w:b/>
        </w:rPr>
        <w:t>componentLiterals</w:t>
      </w:r>
      <w:proofErr w:type="spellEnd"/>
      <w:r w:rsidRPr="00DE399C">
        <w:t xml:space="preserve"> cambi</w:t>
      </w:r>
      <w:r>
        <w:t>a</w:t>
      </w:r>
      <w:r w:rsidRPr="00DE399C">
        <w:t xml:space="preserve"> por cambio de idioma.</w:t>
      </w:r>
    </w:p>
    <w:p w:rsidR="00863F5E" w:rsidRPr="00D326C9" w:rsidRDefault="00863F5E" w:rsidP="00863F5E">
      <w:pPr>
        <w:pStyle w:val="Ttulo2"/>
        <w:rPr>
          <w:u w:val="single"/>
          <w:lang w:eastAsia="es-ES"/>
        </w:rPr>
      </w:pPr>
      <w:bookmarkStart w:id="574" w:name="_Toc8230535"/>
      <w:proofErr w:type="spellStart"/>
      <w:r>
        <w:rPr>
          <w:lang w:eastAsia="es-ES"/>
        </w:rPr>
        <w:t>Logs</w:t>
      </w:r>
      <w:bookmarkEnd w:id="573"/>
      <w:bookmarkEnd w:id="574"/>
      <w:proofErr w:type="spellEnd"/>
    </w:p>
    <w:p w:rsidR="00863F5E" w:rsidRDefault="00863F5E" w:rsidP="00863F5E">
      <w:pPr>
        <w:rPr>
          <w:lang w:eastAsia="es-ES"/>
        </w:rPr>
      </w:pPr>
      <w:r>
        <w:rPr>
          <w:lang w:eastAsia="es-ES"/>
        </w:rPr>
        <w:t xml:space="preserve">El servicio de log está proporcionado por el servicio </w:t>
      </w:r>
      <w:proofErr w:type="spellStart"/>
      <w:r>
        <w:rPr>
          <w:lang w:eastAsia="es-ES"/>
        </w:rPr>
        <w:t>LoggerService</w:t>
      </w:r>
      <w:proofErr w:type="spellEnd"/>
      <w:r>
        <w:rPr>
          <w:lang w:eastAsia="es-ES"/>
        </w:rPr>
        <w:t xml:space="preserve">, no se podrán usar el objeto </w:t>
      </w:r>
      <w:proofErr w:type="spellStart"/>
      <w:r>
        <w:rPr>
          <w:lang w:eastAsia="es-ES"/>
        </w:rPr>
        <w:t>console</w:t>
      </w:r>
      <w:proofErr w:type="spellEnd"/>
      <w:r>
        <w:rPr>
          <w:lang w:eastAsia="es-ES"/>
        </w:rPr>
        <w:t xml:space="preserve"> para generar </w:t>
      </w:r>
      <w:proofErr w:type="spellStart"/>
      <w:r>
        <w:rPr>
          <w:lang w:eastAsia="es-ES"/>
        </w:rPr>
        <w:t>logs</w:t>
      </w:r>
      <w:proofErr w:type="spellEnd"/>
      <w:r>
        <w:rPr>
          <w:lang w:eastAsia="es-ES"/>
        </w:rPr>
        <w:t>.</w:t>
      </w:r>
    </w:p>
    <w:p w:rsidR="00863F5E" w:rsidRDefault="00863F5E" w:rsidP="00863F5E">
      <w:pPr>
        <w:pStyle w:val="Ttulo3"/>
        <w:rPr>
          <w:lang w:eastAsia="es-ES"/>
        </w:rPr>
      </w:pPr>
      <w:bookmarkStart w:id="575" w:name="_Toc7445831"/>
      <w:bookmarkStart w:id="576" w:name="_Toc8230536"/>
      <w:r>
        <w:rPr>
          <w:lang w:eastAsia="es-ES"/>
        </w:rPr>
        <w:t>Configuración</w:t>
      </w:r>
      <w:bookmarkEnd w:id="575"/>
      <w:bookmarkEnd w:id="576"/>
    </w:p>
    <w:p w:rsidR="00863F5E" w:rsidRDefault="00863F5E" w:rsidP="00863F5E">
      <w:r>
        <w:rPr>
          <w:lang w:eastAsia="es-ES"/>
        </w:rPr>
        <w:t xml:space="preserve">A través de las variables de entorno de </w:t>
      </w:r>
      <w:proofErr w:type="spellStart"/>
      <w:r>
        <w:rPr>
          <w:lang w:eastAsia="es-ES"/>
        </w:rPr>
        <w:t>enviroment.ts</w:t>
      </w:r>
      <w:proofErr w:type="spellEnd"/>
      <w:r>
        <w:rPr>
          <w:lang w:eastAsia="es-ES"/>
        </w:rPr>
        <w:t xml:space="preserve"> es posible configurar el nivel de log para consola y para un posible servidor de </w:t>
      </w:r>
      <w:proofErr w:type="spellStart"/>
      <w:r>
        <w:rPr>
          <w:lang w:eastAsia="es-ES"/>
        </w:rPr>
        <w:t>logs</w:t>
      </w:r>
      <w:proofErr w:type="spellEnd"/>
      <w:r>
        <w:rPr>
          <w:lang w:eastAsia="es-ES"/>
        </w:rPr>
        <w:t>.</w:t>
      </w:r>
    </w:p>
    <w:p w:rsidR="00863F5E" w:rsidRDefault="00863F5E" w:rsidP="00863F5E">
      <w:pPr>
        <w:pStyle w:val="Cdigo"/>
      </w:pPr>
      <w:r>
        <w:t xml:space="preserve">  </w:t>
      </w:r>
      <w:proofErr w:type="spellStart"/>
      <w:proofErr w:type="gramStart"/>
      <w:r>
        <w:t>logging</w:t>
      </w:r>
      <w:proofErr w:type="spellEnd"/>
      <w:proofErr w:type="gramEnd"/>
      <w:r>
        <w:rPr>
          <w:color w:val="56B6C2"/>
        </w:rPr>
        <w:t>:</w:t>
      </w:r>
      <w:r>
        <w:t xml:space="preserve"> </w:t>
      </w:r>
      <w:r>
        <w:rPr>
          <w:color w:val="ABB2BF"/>
        </w:rPr>
        <w:t>{</w:t>
      </w:r>
    </w:p>
    <w:p w:rsidR="00863F5E" w:rsidRDefault="00863F5E" w:rsidP="00863F5E">
      <w:pPr>
        <w:pStyle w:val="Cdigo"/>
      </w:pPr>
      <w:r>
        <w:t xml:space="preserve">    //Nivel de error a mostrar por consola</w:t>
      </w:r>
    </w:p>
    <w:p w:rsidR="00863F5E" w:rsidRDefault="00863F5E" w:rsidP="00863F5E">
      <w:pPr>
        <w:pStyle w:val="Cdigo"/>
      </w:pPr>
      <w:r>
        <w:t xml:space="preserve">    </w:t>
      </w:r>
      <w:proofErr w:type="spellStart"/>
      <w:proofErr w:type="gramStart"/>
      <w:r>
        <w:t>consoleLogLevel</w:t>
      </w:r>
      <w:proofErr w:type="spellEnd"/>
      <w:proofErr w:type="gramEnd"/>
      <w:r>
        <w:rPr>
          <w:color w:val="56B6C2"/>
        </w:rPr>
        <w:t>:</w:t>
      </w:r>
      <w:r>
        <w:t xml:space="preserve"> </w:t>
      </w:r>
      <w:proofErr w:type="spellStart"/>
      <w:r>
        <w:rPr>
          <w:color w:val="E06C75"/>
        </w:rPr>
        <w:t>NgxLoggerLevel</w:t>
      </w:r>
      <w:r>
        <w:rPr>
          <w:color w:val="ABB2BF"/>
        </w:rPr>
        <w:t>.</w:t>
      </w:r>
      <w:r>
        <w:rPr>
          <w:color w:val="D19A66"/>
        </w:rPr>
        <w:t>DEBUG</w:t>
      </w:r>
      <w:proofErr w:type="spellEnd"/>
      <w:r>
        <w:rPr>
          <w:color w:val="ABB2BF"/>
        </w:rPr>
        <w:t>,</w:t>
      </w:r>
    </w:p>
    <w:p w:rsidR="00863F5E" w:rsidRDefault="00863F5E" w:rsidP="00863F5E">
      <w:pPr>
        <w:pStyle w:val="Cdigo"/>
      </w:pPr>
      <w:r>
        <w:t xml:space="preserve">    //</w:t>
      </w:r>
      <w:proofErr w:type="spellStart"/>
      <w:r>
        <w:t>Configuracion</w:t>
      </w:r>
      <w:proofErr w:type="spellEnd"/>
      <w:r>
        <w:t xml:space="preserve"> opcional de servidor de </w:t>
      </w:r>
      <w:proofErr w:type="spellStart"/>
      <w:r>
        <w:t>logs</w:t>
      </w:r>
      <w:proofErr w:type="spellEnd"/>
      <w:r>
        <w:t xml:space="preserve">, si </w:t>
      </w:r>
      <w:proofErr w:type="spellStart"/>
      <w:r>
        <w:t>e</w:t>
      </w:r>
      <w:proofErr w:type="spellEnd"/>
      <w:r>
        <w:t xml:space="preserve"> configura, cambiar el nivel de </w:t>
      </w:r>
      <w:proofErr w:type="spellStart"/>
      <w:r>
        <w:t>serverErro</w:t>
      </w:r>
      <w:r>
        <w:t>r</w:t>
      </w:r>
      <w:r>
        <w:t>Level</w:t>
      </w:r>
      <w:proofErr w:type="spellEnd"/>
    </w:p>
    <w:p w:rsidR="00863F5E" w:rsidRDefault="00863F5E" w:rsidP="00863F5E">
      <w:pPr>
        <w:pStyle w:val="Cdigo"/>
      </w:pPr>
      <w:r>
        <w:t xml:space="preserve">    </w:t>
      </w:r>
      <w:proofErr w:type="spellStart"/>
      <w:proofErr w:type="gramStart"/>
      <w:r>
        <w:t>serverLogUrl</w:t>
      </w:r>
      <w:proofErr w:type="spellEnd"/>
      <w:proofErr w:type="gramEnd"/>
      <w:r>
        <w:rPr>
          <w:color w:val="56B6C2"/>
        </w:rPr>
        <w:t>:</w:t>
      </w:r>
      <w:r>
        <w:t xml:space="preserve"> </w:t>
      </w:r>
      <w:r>
        <w:rPr>
          <w:color w:val="98C379"/>
        </w:rPr>
        <w:t>'http://'</w:t>
      </w:r>
      <w:r>
        <w:rPr>
          <w:color w:val="ABB2BF"/>
        </w:rPr>
        <w:t>,</w:t>
      </w:r>
    </w:p>
    <w:p w:rsidR="00863F5E" w:rsidRDefault="00863F5E" w:rsidP="00863F5E">
      <w:pPr>
        <w:pStyle w:val="Cdigo"/>
      </w:pPr>
      <w:r>
        <w:t xml:space="preserve">    </w:t>
      </w:r>
      <w:proofErr w:type="spellStart"/>
      <w:proofErr w:type="gramStart"/>
      <w:r>
        <w:t>serverLogLevel</w:t>
      </w:r>
      <w:proofErr w:type="spellEnd"/>
      <w:proofErr w:type="gramEnd"/>
      <w:r>
        <w:rPr>
          <w:color w:val="56B6C2"/>
        </w:rPr>
        <w:t>:</w:t>
      </w:r>
      <w:r>
        <w:t xml:space="preserve"> </w:t>
      </w:r>
      <w:proofErr w:type="spellStart"/>
      <w:r>
        <w:rPr>
          <w:color w:val="E06C75"/>
        </w:rPr>
        <w:t>NgxLoggerLevel</w:t>
      </w:r>
      <w:r>
        <w:rPr>
          <w:color w:val="ABB2BF"/>
        </w:rPr>
        <w:t>.</w:t>
      </w:r>
      <w:r>
        <w:rPr>
          <w:color w:val="D19A66"/>
        </w:rPr>
        <w:t>OFF</w:t>
      </w:r>
      <w:proofErr w:type="spellEnd"/>
      <w:r>
        <w:rPr>
          <w:color w:val="ABB2BF"/>
        </w:rPr>
        <w:t>,</w:t>
      </w:r>
    </w:p>
    <w:p w:rsidR="00863F5E" w:rsidRDefault="00863F5E" w:rsidP="00863F5E">
      <w:pPr>
        <w:pStyle w:val="Cdigo"/>
      </w:pPr>
      <w:r>
        <w:t xml:space="preserve">  </w:t>
      </w:r>
      <w:r>
        <w:rPr>
          <w:color w:val="ABB2BF"/>
        </w:rPr>
        <w:t>}</w:t>
      </w:r>
    </w:p>
    <w:p w:rsidR="00863F5E" w:rsidRDefault="00863F5E" w:rsidP="00863F5E">
      <w:pPr>
        <w:pStyle w:val="Prrafodelista"/>
        <w:widowControl w:val="0"/>
        <w:numPr>
          <w:ilvl w:val="0"/>
          <w:numId w:val="24"/>
        </w:numPr>
        <w:spacing w:after="200" w:line="276" w:lineRule="auto"/>
        <w:jc w:val="both"/>
      </w:pPr>
      <w:proofErr w:type="spellStart"/>
      <w:proofErr w:type="gramStart"/>
      <w:r>
        <w:rPr>
          <w:rFonts w:eastAsia="Times New Roman"/>
          <w:lang w:eastAsia="es-ES"/>
        </w:rPr>
        <w:t>consoleLogLevel</w:t>
      </w:r>
      <w:proofErr w:type="spellEnd"/>
      <w:r>
        <w:rPr>
          <w:lang w:eastAsia="es-ES"/>
        </w:rPr>
        <w:t xml:space="preserve"> </w:t>
      </w:r>
      <w:r>
        <w:rPr>
          <w:rFonts w:eastAsia="Times New Roman"/>
          <w:lang w:eastAsia="es-ES"/>
        </w:rPr>
        <w:t>:</w:t>
      </w:r>
      <w:proofErr w:type="gramEnd"/>
      <w:r>
        <w:rPr>
          <w:lang w:eastAsia="es-ES"/>
        </w:rPr>
        <w:t xml:space="preserve">  define el nivel mínimo de severidad de los errores a mostrar. Los posibles val</w:t>
      </w:r>
      <w:r>
        <w:rPr>
          <w:lang w:eastAsia="es-ES"/>
        </w:rPr>
        <w:t>o</w:t>
      </w:r>
      <w:r>
        <w:rPr>
          <w:lang w:eastAsia="es-ES"/>
        </w:rPr>
        <w:t>res son:</w:t>
      </w:r>
    </w:p>
    <w:p w:rsidR="00863F5E" w:rsidRDefault="00863F5E" w:rsidP="00863F5E">
      <w:pPr>
        <w:pStyle w:val="Prrafodelista"/>
        <w:widowControl w:val="0"/>
        <w:numPr>
          <w:ilvl w:val="0"/>
          <w:numId w:val="25"/>
        </w:numPr>
        <w:spacing w:after="200" w:line="276" w:lineRule="auto"/>
        <w:jc w:val="both"/>
      </w:pPr>
      <w:r>
        <w:t>TRACE = 0,</w:t>
      </w:r>
    </w:p>
    <w:p w:rsidR="00863F5E" w:rsidRDefault="00863F5E" w:rsidP="00863F5E">
      <w:pPr>
        <w:pStyle w:val="Prrafodelista"/>
        <w:widowControl w:val="0"/>
        <w:numPr>
          <w:ilvl w:val="0"/>
          <w:numId w:val="25"/>
        </w:numPr>
        <w:spacing w:after="200" w:line="276" w:lineRule="auto"/>
        <w:jc w:val="both"/>
      </w:pPr>
      <w:r>
        <w:t>DEBUG = 1,</w:t>
      </w:r>
    </w:p>
    <w:p w:rsidR="00863F5E" w:rsidRDefault="00863F5E" w:rsidP="00863F5E">
      <w:pPr>
        <w:pStyle w:val="Prrafodelista"/>
        <w:widowControl w:val="0"/>
        <w:numPr>
          <w:ilvl w:val="0"/>
          <w:numId w:val="25"/>
        </w:numPr>
        <w:spacing w:after="200" w:line="276" w:lineRule="auto"/>
        <w:jc w:val="both"/>
      </w:pPr>
      <w:r>
        <w:t>INFO = 2,</w:t>
      </w:r>
    </w:p>
    <w:p w:rsidR="00863F5E" w:rsidRDefault="00863F5E" w:rsidP="00863F5E">
      <w:pPr>
        <w:pStyle w:val="Prrafodelista"/>
        <w:widowControl w:val="0"/>
        <w:numPr>
          <w:ilvl w:val="0"/>
          <w:numId w:val="25"/>
        </w:numPr>
        <w:spacing w:after="200" w:line="276" w:lineRule="auto"/>
        <w:jc w:val="both"/>
      </w:pPr>
      <w:r>
        <w:t>LOG = 3,</w:t>
      </w:r>
    </w:p>
    <w:p w:rsidR="00863F5E" w:rsidRDefault="00863F5E" w:rsidP="00863F5E">
      <w:pPr>
        <w:pStyle w:val="Prrafodelista"/>
        <w:widowControl w:val="0"/>
        <w:numPr>
          <w:ilvl w:val="0"/>
          <w:numId w:val="25"/>
        </w:numPr>
        <w:spacing w:after="200" w:line="276" w:lineRule="auto"/>
        <w:jc w:val="both"/>
      </w:pPr>
      <w:r>
        <w:t>WARN = 4,</w:t>
      </w:r>
    </w:p>
    <w:p w:rsidR="00863F5E" w:rsidRDefault="00863F5E" w:rsidP="00863F5E">
      <w:pPr>
        <w:pStyle w:val="Prrafodelista"/>
        <w:widowControl w:val="0"/>
        <w:numPr>
          <w:ilvl w:val="0"/>
          <w:numId w:val="25"/>
        </w:numPr>
        <w:spacing w:after="200" w:line="276" w:lineRule="auto"/>
        <w:jc w:val="both"/>
      </w:pPr>
      <w:r>
        <w:t>ERROR = 5,</w:t>
      </w:r>
    </w:p>
    <w:p w:rsidR="00863F5E" w:rsidRDefault="00863F5E" w:rsidP="00863F5E">
      <w:pPr>
        <w:pStyle w:val="Prrafodelista"/>
        <w:widowControl w:val="0"/>
        <w:numPr>
          <w:ilvl w:val="0"/>
          <w:numId w:val="25"/>
        </w:numPr>
        <w:spacing w:after="200" w:line="276" w:lineRule="auto"/>
        <w:jc w:val="both"/>
      </w:pPr>
      <w:r>
        <w:t>FATAL = 6,</w:t>
      </w:r>
    </w:p>
    <w:p w:rsidR="00863F5E" w:rsidRDefault="00863F5E" w:rsidP="00863F5E">
      <w:pPr>
        <w:pStyle w:val="Prrafodelista"/>
        <w:widowControl w:val="0"/>
        <w:numPr>
          <w:ilvl w:val="0"/>
          <w:numId w:val="25"/>
        </w:numPr>
        <w:spacing w:after="200" w:line="276" w:lineRule="auto"/>
        <w:jc w:val="both"/>
      </w:pPr>
      <w:r>
        <w:t>OFF = 7,</w:t>
      </w:r>
    </w:p>
    <w:p w:rsidR="00863F5E" w:rsidRDefault="00863F5E" w:rsidP="00863F5E">
      <w:pPr>
        <w:pStyle w:val="Prrafodelista"/>
        <w:widowControl w:val="0"/>
        <w:numPr>
          <w:ilvl w:val="0"/>
          <w:numId w:val="24"/>
        </w:numPr>
        <w:spacing w:after="200" w:line="276" w:lineRule="auto"/>
        <w:jc w:val="both"/>
        <w:rPr>
          <w:lang w:eastAsia="es-ES"/>
        </w:rPr>
      </w:pPr>
      <w:proofErr w:type="spellStart"/>
      <w:r>
        <w:rPr>
          <w:lang w:eastAsia="es-ES"/>
        </w:rPr>
        <w:t>serverLogUrl</w:t>
      </w:r>
      <w:proofErr w:type="spellEnd"/>
      <w:r>
        <w:rPr>
          <w:lang w:eastAsia="es-ES"/>
        </w:rPr>
        <w:t xml:space="preserve">: </w:t>
      </w:r>
      <w:proofErr w:type="spellStart"/>
      <w:r>
        <w:rPr>
          <w:lang w:eastAsia="es-ES"/>
        </w:rPr>
        <w:t>Url</w:t>
      </w:r>
      <w:proofErr w:type="spellEnd"/>
      <w:r>
        <w:rPr>
          <w:lang w:eastAsia="es-ES"/>
        </w:rPr>
        <w:t xml:space="preserve"> de un servidor de </w:t>
      </w:r>
      <w:proofErr w:type="spellStart"/>
      <w:r>
        <w:rPr>
          <w:lang w:eastAsia="es-ES"/>
        </w:rPr>
        <w:t>logs</w:t>
      </w:r>
      <w:proofErr w:type="spellEnd"/>
      <w:r>
        <w:rPr>
          <w:lang w:eastAsia="es-ES"/>
        </w:rPr>
        <w:t xml:space="preserve"> opcional</w:t>
      </w:r>
    </w:p>
    <w:p w:rsidR="00863F5E" w:rsidRDefault="00863F5E" w:rsidP="00863F5E">
      <w:pPr>
        <w:pStyle w:val="Prrafodelista"/>
        <w:widowControl w:val="0"/>
        <w:numPr>
          <w:ilvl w:val="0"/>
          <w:numId w:val="24"/>
        </w:numPr>
        <w:spacing w:after="200" w:line="276" w:lineRule="auto"/>
        <w:jc w:val="both"/>
      </w:pPr>
      <w:proofErr w:type="spellStart"/>
      <w:r>
        <w:rPr>
          <w:lang w:eastAsia="es-ES"/>
        </w:rPr>
        <w:t>serverLogLevel</w:t>
      </w:r>
      <w:proofErr w:type="spellEnd"/>
      <w:r>
        <w:rPr>
          <w:lang w:eastAsia="es-ES"/>
        </w:rPr>
        <w:t xml:space="preserve">: define el nivel mínimo de severidad de los errores a mandar al </w:t>
      </w:r>
      <w:r>
        <w:rPr>
          <w:u w:val="single"/>
          <w:lang w:eastAsia="es-ES"/>
        </w:rPr>
        <w:t>servidor</w:t>
      </w:r>
    </w:p>
    <w:p w:rsidR="00863F5E" w:rsidRDefault="00863F5E" w:rsidP="00863F5E">
      <w:pPr>
        <w:pStyle w:val="Ttulo3"/>
        <w:rPr>
          <w:lang w:eastAsia="es-ES"/>
        </w:rPr>
      </w:pPr>
      <w:bookmarkStart w:id="577" w:name="_Toc7445832"/>
      <w:bookmarkStart w:id="578" w:name="_Toc8230537"/>
      <w:r>
        <w:rPr>
          <w:lang w:eastAsia="es-ES"/>
        </w:rPr>
        <w:t>Uso</w:t>
      </w:r>
      <w:bookmarkEnd w:id="577"/>
      <w:bookmarkEnd w:id="578"/>
    </w:p>
    <w:p w:rsidR="00863F5E" w:rsidRDefault="00863F5E" w:rsidP="00863F5E">
      <w:pPr>
        <w:rPr>
          <w:lang w:eastAsia="es-ES"/>
        </w:rPr>
      </w:pPr>
      <w:r>
        <w:rPr>
          <w:lang w:eastAsia="es-ES"/>
        </w:rPr>
        <w:t>El servicio dispone de varios métodos en función de la severidad del log a generar:</w:t>
      </w:r>
    </w:p>
    <w:p w:rsidR="00863F5E" w:rsidRDefault="00863F5E" w:rsidP="00863F5E">
      <w:pPr>
        <w:pStyle w:val="Cdigo"/>
      </w:pPr>
      <w:proofErr w:type="gramStart"/>
      <w:r>
        <w:t>log(</w:t>
      </w:r>
      <w:proofErr w:type="spellStart"/>
      <w:proofErr w:type="gramEnd"/>
      <w:r>
        <w:t>logText</w:t>
      </w:r>
      <w:proofErr w:type="spellEnd"/>
      <w:r>
        <w:rPr>
          <w:color w:val="56B6C2"/>
        </w:rPr>
        <w:t>:</w:t>
      </w:r>
      <w:r>
        <w:t xml:space="preserve"> </w:t>
      </w:r>
      <w:proofErr w:type="spellStart"/>
      <w:r>
        <w:rPr>
          <w:color w:val="56B6C2"/>
        </w:rPr>
        <w:t>string</w:t>
      </w:r>
      <w:proofErr w:type="spellEnd"/>
      <w:r>
        <w:t>)</w:t>
      </w:r>
    </w:p>
    <w:p w:rsidR="00863F5E" w:rsidRDefault="00863F5E" w:rsidP="00863F5E">
      <w:pPr>
        <w:pStyle w:val="Cdigo"/>
      </w:pPr>
      <w:proofErr w:type="spellStart"/>
      <w:proofErr w:type="gramStart"/>
      <w:r>
        <w:t>info</w:t>
      </w:r>
      <w:proofErr w:type="spellEnd"/>
      <w:r>
        <w:t>(</w:t>
      </w:r>
      <w:proofErr w:type="spellStart"/>
      <w:proofErr w:type="gramEnd"/>
      <w:r>
        <w:t>logText</w:t>
      </w:r>
      <w:proofErr w:type="spellEnd"/>
      <w:r>
        <w:rPr>
          <w:color w:val="56B6C2"/>
        </w:rPr>
        <w:t>:</w:t>
      </w:r>
      <w:r>
        <w:t xml:space="preserve"> </w:t>
      </w:r>
      <w:proofErr w:type="spellStart"/>
      <w:r>
        <w:rPr>
          <w:color w:val="56B6C2"/>
        </w:rPr>
        <w:t>string</w:t>
      </w:r>
      <w:proofErr w:type="spellEnd"/>
      <w:r>
        <w:t>)</w:t>
      </w:r>
    </w:p>
    <w:p w:rsidR="00863F5E" w:rsidRDefault="00863F5E" w:rsidP="00863F5E">
      <w:pPr>
        <w:pStyle w:val="Cdigo"/>
      </w:pPr>
      <w:proofErr w:type="gramStart"/>
      <w:r>
        <w:t>error(</w:t>
      </w:r>
      <w:proofErr w:type="spellStart"/>
      <w:proofErr w:type="gramEnd"/>
      <w:r>
        <w:t>logText</w:t>
      </w:r>
      <w:proofErr w:type="spellEnd"/>
      <w:r>
        <w:rPr>
          <w:color w:val="56B6C2"/>
        </w:rPr>
        <w:t>:</w:t>
      </w:r>
      <w:r>
        <w:t xml:space="preserve"> </w:t>
      </w:r>
      <w:proofErr w:type="spellStart"/>
      <w:r>
        <w:rPr>
          <w:color w:val="56B6C2"/>
        </w:rPr>
        <w:t>string</w:t>
      </w:r>
      <w:proofErr w:type="spellEnd"/>
      <w:r>
        <w:t>)</w:t>
      </w:r>
    </w:p>
    <w:p w:rsidR="00863F5E" w:rsidRDefault="00863F5E" w:rsidP="00863F5E">
      <w:pPr>
        <w:pStyle w:val="Cdigo"/>
      </w:pPr>
      <w:proofErr w:type="spellStart"/>
      <w:proofErr w:type="gramStart"/>
      <w:r>
        <w:t>warn</w:t>
      </w:r>
      <w:proofErr w:type="spellEnd"/>
      <w:r>
        <w:t>(</w:t>
      </w:r>
      <w:proofErr w:type="spellStart"/>
      <w:proofErr w:type="gramEnd"/>
      <w:r>
        <w:t>logText</w:t>
      </w:r>
      <w:proofErr w:type="spellEnd"/>
      <w:r>
        <w:rPr>
          <w:color w:val="56B6C2"/>
        </w:rPr>
        <w:t>:</w:t>
      </w:r>
      <w:r>
        <w:t xml:space="preserve"> </w:t>
      </w:r>
      <w:proofErr w:type="spellStart"/>
      <w:r>
        <w:rPr>
          <w:color w:val="56B6C2"/>
        </w:rPr>
        <w:t>string</w:t>
      </w:r>
      <w:proofErr w:type="spellEnd"/>
      <w:r>
        <w:t>)</w:t>
      </w:r>
    </w:p>
    <w:p w:rsidR="00863F5E" w:rsidRDefault="00863F5E" w:rsidP="00863F5E">
      <w:pPr>
        <w:pStyle w:val="Ttulo2"/>
        <w:rPr>
          <w:lang w:eastAsia="es-ES"/>
        </w:rPr>
      </w:pPr>
      <w:bookmarkStart w:id="579" w:name="_Toc7445833"/>
      <w:bookmarkStart w:id="580" w:name="_Toc8230538"/>
      <w:proofErr w:type="spellStart"/>
      <w:r>
        <w:rPr>
          <w:lang w:eastAsia="es-ES"/>
        </w:rPr>
        <w:t>Toast</w:t>
      </w:r>
      <w:bookmarkEnd w:id="579"/>
      <w:bookmarkEnd w:id="580"/>
      <w:proofErr w:type="spellEnd"/>
    </w:p>
    <w:p w:rsidR="00863F5E" w:rsidRDefault="00863F5E" w:rsidP="00863F5E">
      <w:pPr>
        <w:jc w:val="center"/>
        <w:rPr>
          <w:lang w:eastAsia="es-ES"/>
        </w:rPr>
      </w:pPr>
      <w:r>
        <w:rPr>
          <w:lang w:eastAsia="es-ES"/>
        </w:rPr>
        <w:t xml:space="preserve">Para mostrar mensajes asíncronos al usuario se dispone del servicio </w:t>
      </w:r>
      <w:proofErr w:type="spellStart"/>
      <w:r>
        <w:rPr>
          <w:lang w:eastAsia="es-ES"/>
        </w:rPr>
        <w:t>ToastService</w:t>
      </w:r>
      <w:proofErr w:type="spellEnd"/>
      <w:r>
        <w:rPr>
          <w:lang w:eastAsia="es-ES"/>
        </w:rPr>
        <w:t xml:space="preserve">. </w:t>
      </w:r>
    </w:p>
    <w:p w:rsidR="00863F5E" w:rsidRDefault="00863F5E" w:rsidP="00863F5E">
      <w:pPr>
        <w:jc w:val="center"/>
      </w:pPr>
      <w:r>
        <w:rPr>
          <w:noProof/>
          <w:lang w:eastAsia="es-ES"/>
        </w:rPr>
        <w:lastRenderedPageBreak/>
        <w:drawing>
          <wp:inline distT="0" distB="0" distL="0" distR="0" wp14:anchorId="139E0A83" wp14:editId="3105ECE0">
            <wp:extent cx="2810271" cy="695419"/>
            <wp:effectExtent l="0" t="0" r="9129" b="9431"/>
            <wp:docPr id="6"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0271" cy="695419"/>
                    </a:xfrm>
                    <a:prstGeom prst="rect">
                      <a:avLst/>
                    </a:prstGeom>
                    <a:noFill/>
                    <a:ln>
                      <a:noFill/>
                      <a:prstDash/>
                    </a:ln>
                  </pic:spPr>
                </pic:pic>
              </a:graphicData>
            </a:graphic>
          </wp:inline>
        </w:drawing>
      </w:r>
    </w:p>
    <w:p w:rsidR="00863F5E" w:rsidRDefault="00863F5E" w:rsidP="00863F5E">
      <w:pPr>
        <w:pStyle w:val="Ttulo3"/>
        <w:rPr>
          <w:lang w:eastAsia="es-ES"/>
        </w:rPr>
      </w:pPr>
      <w:bookmarkStart w:id="581" w:name="_Toc7445834"/>
      <w:bookmarkStart w:id="582" w:name="_Toc8230539"/>
      <w:r>
        <w:rPr>
          <w:lang w:eastAsia="es-ES"/>
        </w:rPr>
        <w:t>Configuración</w:t>
      </w:r>
      <w:bookmarkEnd w:id="581"/>
      <w:bookmarkEnd w:id="582"/>
    </w:p>
    <w:p w:rsidR="00863F5E" w:rsidRDefault="00863F5E" w:rsidP="00863F5E">
      <w:pPr>
        <w:rPr>
          <w:lang w:eastAsia="es-ES"/>
        </w:rPr>
      </w:pPr>
      <w:r>
        <w:rPr>
          <w:lang w:eastAsia="es-ES"/>
        </w:rPr>
        <w:t xml:space="preserve">A través de las variables de entorno de </w:t>
      </w:r>
      <w:proofErr w:type="spellStart"/>
      <w:r>
        <w:rPr>
          <w:lang w:eastAsia="es-ES"/>
        </w:rPr>
        <w:t>enviroment.ts</w:t>
      </w:r>
      <w:proofErr w:type="spellEnd"/>
      <w:r>
        <w:rPr>
          <w:lang w:eastAsia="es-ES"/>
        </w:rPr>
        <w:t xml:space="preserve"> es posible configurar la posición y duración de los mensajes:</w:t>
      </w:r>
    </w:p>
    <w:p w:rsidR="00863F5E" w:rsidRDefault="00863F5E" w:rsidP="00863F5E">
      <w:pPr>
        <w:pStyle w:val="Cdigo"/>
      </w:pPr>
      <w:proofErr w:type="spellStart"/>
      <w:proofErr w:type="gramStart"/>
      <w:r>
        <w:t>toast</w:t>
      </w:r>
      <w:proofErr w:type="spellEnd"/>
      <w:proofErr w:type="gramEnd"/>
      <w:r>
        <w:rPr>
          <w:color w:val="56B6C2"/>
        </w:rPr>
        <w:t>:</w:t>
      </w:r>
      <w:r>
        <w:t xml:space="preserve"> </w:t>
      </w:r>
      <w:r>
        <w:rPr>
          <w:color w:val="ABB2BF"/>
        </w:rPr>
        <w:t>{</w:t>
      </w:r>
    </w:p>
    <w:p w:rsidR="00863F5E" w:rsidRDefault="00863F5E" w:rsidP="00863F5E">
      <w:pPr>
        <w:pStyle w:val="Cdigo"/>
      </w:pPr>
      <w:r>
        <w:t xml:space="preserve">    </w:t>
      </w:r>
      <w:proofErr w:type="spellStart"/>
      <w:proofErr w:type="gramStart"/>
      <w:r>
        <w:t>duration</w:t>
      </w:r>
      <w:proofErr w:type="spellEnd"/>
      <w:proofErr w:type="gramEnd"/>
      <w:r>
        <w:rPr>
          <w:color w:val="56B6C2"/>
        </w:rPr>
        <w:t>:</w:t>
      </w:r>
      <w:r>
        <w:t xml:space="preserve"> </w:t>
      </w:r>
      <w:r>
        <w:rPr>
          <w:color w:val="D19A66"/>
        </w:rPr>
        <w:t>3000</w:t>
      </w:r>
      <w:r>
        <w:rPr>
          <w:color w:val="ABB2BF"/>
        </w:rPr>
        <w:t>,</w:t>
      </w:r>
    </w:p>
    <w:p w:rsidR="00863F5E" w:rsidRDefault="00863F5E" w:rsidP="00863F5E">
      <w:pPr>
        <w:pStyle w:val="Cdigo"/>
      </w:pPr>
      <w:r>
        <w:t xml:space="preserve">    </w:t>
      </w:r>
      <w:proofErr w:type="gramStart"/>
      <w:r>
        <w:t>position</w:t>
      </w:r>
      <w:proofErr w:type="gramEnd"/>
      <w:r>
        <w:rPr>
          <w:color w:val="56B6C2"/>
        </w:rPr>
        <w:t>:</w:t>
      </w:r>
      <w:r>
        <w:t xml:space="preserve"> "</w:t>
      </w:r>
      <w:proofErr w:type="spellStart"/>
      <w:r>
        <w:t>bottom</w:t>
      </w:r>
      <w:proofErr w:type="spellEnd"/>
      <w:r>
        <w:t>-center"</w:t>
      </w:r>
    </w:p>
    <w:p w:rsidR="00863F5E" w:rsidRDefault="00863F5E" w:rsidP="00863F5E">
      <w:pPr>
        <w:pStyle w:val="Cdigo"/>
      </w:pPr>
      <w:r>
        <w:t xml:space="preserve">  </w:t>
      </w:r>
      <w:r>
        <w:rPr>
          <w:color w:val="ABB2BF"/>
        </w:rPr>
        <w:t>},</w:t>
      </w:r>
    </w:p>
    <w:p w:rsidR="00863F5E" w:rsidRDefault="00863F5E" w:rsidP="00863F5E">
      <w:pPr>
        <w:rPr>
          <w:lang w:eastAsia="es-ES"/>
        </w:rPr>
      </w:pPr>
      <w:r>
        <w:rPr>
          <w:lang w:eastAsia="es-ES"/>
        </w:rPr>
        <w:t>Duración: Duración del mensaje en milisegundos</w:t>
      </w:r>
    </w:p>
    <w:p w:rsidR="00863F5E" w:rsidRDefault="00863F5E" w:rsidP="00863F5E">
      <w:pPr>
        <w:rPr>
          <w:lang w:eastAsia="es-ES"/>
        </w:rPr>
      </w:pPr>
      <w:r>
        <w:rPr>
          <w:lang w:eastAsia="es-ES"/>
        </w:rPr>
        <w:t xml:space="preserve">Posición: algunas de las siguientes opciones: </w:t>
      </w:r>
    </w:p>
    <w:p w:rsidR="00863F5E" w:rsidRDefault="00863F5E" w:rsidP="00863F5E">
      <w:pPr>
        <w:pStyle w:val="Prrafodelista"/>
        <w:widowControl w:val="0"/>
        <w:numPr>
          <w:ilvl w:val="0"/>
          <w:numId w:val="26"/>
        </w:numPr>
        <w:spacing w:after="200" w:line="276" w:lineRule="auto"/>
        <w:jc w:val="both"/>
        <w:rPr>
          <w:lang w:eastAsia="es-ES"/>
        </w:rPr>
      </w:pPr>
      <w:r>
        <w:rPr>
          <w:lang w:eastAsia="es-ES"/>
        </w:rPr>
        <w:t>top-</w:t>
      </w:r>
      <w:proofErr w:type="spellStart"/>
      <w:r>
        <w:rPr>
          <w:lang w:eastAsia="es-ES"/>
        </w:rPr>
        <w:t>right</w:t>
      </w:r>
      <w:proofErr w:type="spellEnd"/>
    </w:p>
    <w:p w:rsidR="00863F5E" w:rsidRDefault="00863F5E" w:rsidP="00863F5E">
      <w:pPr>
        <w:pStyle w:val="Prrafodelista"/>
        <w:widowControl w:val="0"/>
        <w:numPr>
          <w:ilvl w:val="0"/>
          <w:numId w:val="26"/>
        </w:numPr>
        <w:spacing w:after="200" w:line="276" w:lineRule="auto"/>
        <w:jc w:val="both"/>
        <w:rPr>
          <w:lang w:eastAsia="es-ES"/>
        </w:rPr>
      </w:pPr>
      <w:r>
        <w:rPr>
          <w:lang w:eastAsia="es-ES"/>
        </w:rPr>
        <w:t>top-</w:t>
      </w:r>
      <w:proofErr w:type="spellStart"/>
      <w:r>
        <w:rPr>
          <w:lang w:eastAsia="es-ES"/>
        </w:rPr>
        <w:t>left</w:t>
      </w:r>
      <w:proofErr w:type="spellEnd"/>
    </w:p>
    <w:p w:rsidR="00863F5E" w:rsidRDefault="00863F5E" w:rsidP="00863F5E">
      <w:pPr>
        <w:pStyle w:val="Prrafodelista"/>
        <w:widowControl w:val="0"/>
        <w:numPr>
          <w:ilvl w:val="0"/>
          <w:numId w:val="26"/>
        </w:numPr>
        <w:spacing w:after="200" w:line="276" w:lineRule="auto"/>
        <w:jc w:val="both"/>
        <w:rPr>
          <w:lang w:eastAsia="es-ES"/>
        </w:rPr>
      </w:pPr>
      <w:proofErr w:type="spellStart"/>
      <w:r>
        <w:rPr>
          <w:lang w:eastAsia="es-ES"/>
        </w:rPr>
        <w:t>bottom-right</w:t>
      </w:r>
      <w:proofErr w:type="spellEnd"/>
    </w:p>
    <w:p w:rsidR="00863F5E" w:rsidRDefault="00863F5E" w:rsidP="00863F5E">
      <w:pPr>
        <w:pStyle w:val="Prrafodelista"/>
        <w:widowControl w:val="0"/>
        <w:numPr>
          <w:ilvl w:val="0"/>
          <w:numId w:val="26"/>
        </w:numPr>
        <w:spacing w:after="200" w:line="276" w:lineRule="auto"/>
        <w:jc w:val="both"/>
        <w:rPr>
          <w:lang w:eastAsia="es-ES"/>
        </w:rPr>
      </w:pPr>
      <w:proofErr w:type="spellStart"/>
      <w:r>
        <w:rPr>
          <w:lang w:eastAsia="es-ES"/>
        </w:rPr>
        <w:t>bottom-left</w:t>
      </w:r>
      <w:proofErr w:type="spellEnd"/>
    </w:p>
    <w:p w:rsidR="00863F5E" w:rsidRDefault="00863F5E" w:rsidP="00863F5E">
      <w:pPr>
        <w:pStyle w:val="Prrafodelista"/>
        <w:widowControl w:val="0"/>
        <w:numPr>
          <w:ilvl w:val="0"/>
          <w:numId w:val="26"/>
        </w:numPr>
        <w:spacing w:after="200" w:line="276" w:lineRule="auto"/>
        <w:jc w:val="both"/>
        <w:rPr>
          <w:lang w:eastAsia="es-ES"/>
        </w:rPr>
      </w:pPr>
      <w:r>
        <w:rPr>
          <w:lang w:eastAsia="es-ES"/>
        </w:rPr>
        <w:t>top-center</w:t>
      </w:r>
    </w:p>
    <w:p w:rsidR="00863F5E" w:rsidRDefault="00863F5E" w:rsidP="00863F5E">
      <w:pPr>
        <w:pStyle w:val="Prrafodelista"/>
        <w:widowControl w:val="0"/>
        <w:numPr>
          <w:ilvl w:val="0"/>
          <w:numId w:val="26"/>
        </w:numPr>
        <w:spacing w:after="200" w:line="276" w:lineRule="auto"/>
        <w:jc w:val="both"/>
        <w:rPr>
          <w:lang w:eastAsia="es-ES"/>
        </w:rPr>
      </w:pPr>
      <w:proofErr w:type="spellStart"/>
      <w:r>
        <w:rPr>
          <w:lang w:eastAsia="es-ES"/>
        </w:rPr>
        <w:t>bottom</w:t>
      </w:r>
      <w:proofErr w:type="spellEnd"/>
      <w:r>
        <w:rPr>
          <w:lang w:eastAsia="es-ES"/>
        </w:rPr>
        <w:t>-center</w:t>
      </w:r>
    </w:p>
    <w:p w:rsidR="00863F5E" w:rsidRDefault="00863F5E" w:rsidP="00863F5E">
      <w:pPr>
        <w:pStyle w:val="Prrafodelista"/>
        <w:widowControl w:val="0"/>
        <w:numPr>
          <w:ilvl w:val="0"/>
          <w:numId w:val="26"/>
        </w:numPr>
        <w:spacing w:after="200" w:line="276" w:lineRule="auto"/>
        <w:jc w:val="both"/>
        <w:rPr>
          <w:lang w:eastAsia="es-ES"/>
        </w:rPr>
      </w:pPr>
      <w:r>
        <w:rPr>
          <w:lang w:eastAsia="es-ES"/>
        </w:rPr>
        <w:t>center</w:t>
      </w:r>
    </w:p>
    <w:p w:rsidR="00863F5E" w:rsidRDefault="00863F5E" w:rsidP="00863F5E">
      <w:pPr>
        <w:pStyle w:val="Ttulo3"/>
        <w:rPr>
          <w:lang w:eastAsia="es-ES"/>
        </w:rPr>
      </w:pPr>
      <w:bookmarkStart w:id="583" w:name="_Toc7445835"/>
      <w:bookmarkStart w:id="584" w:name="_Toc8230540"/>
      <w:r>
        <w:rPr>
          <w:lang w:eastAsia="es-ES"/>
        </w:rPr>
        <w:t>Uso</w:t>
      </w:r>
      <w:bookmarkEnd w:id="583"/>
      <w:bookmarkEnd w:id="584"/>
    </w:p>
    <w:p w:rsidR="00863F5E" w:rsidRDefault="00863F5E" w:rsidP="00863F5E">
      <w:pPr>
        <w:rPr>
          <w:lang w:eastAsia="es-ES"/>
        </w:rPr>
      </w:pPr>
      <w:r>
        <w:rPr>
          <w:lang w:eastAsia="es-ES"/>
        </w:rPr>
        <w:t xml:space="preserve">Este servicio dispone varios métodos para mostrar un mensaje tipo </w:t>
      </w:r>
      <w:proofErr w:type="spellStart"/>
      <w:r>
        <w:rPr>
          <w:lang w:eastAsia="es-ES"/>
        </w:rPr>
        <w:t>Toast</w:t>
      </w:r>
      <w:proofErr w:type="spellEnd"/>
      <w:r>
        <w:rPr>
          <w:lang w:eastAsia="es-ES"/>
        </w:rPr>
        <w:t xml:space="preserve"> al usuario dependiendo de su severidad:</w:t>
      </w:r>
    </w:p>
    <w:p w:rsidR="00863F5E" w:rsidRPr="00F74067" w:rsidRDefault="00863F5E" w:rsidP="00863F5E">
      <w:pPr>
        <w:pStyle w:val="Cdigo"/>
      </w:pPr>
      <w:proofErr w:type="spellStart"/>
      <w:proofErr w:type="gramStart"/>
      <w:r w:rsidRPr="00F74067">
        <w:t>showError</w:t>
      </w:r>
      <w:proofErr w:type="spellEnd"/>
      <w:r w:rsidRPr="00F74067">
        <w:t>(</w:t>
      </w:r>
      <w:proofErr w:type="spellStart"/>
      <w:proofErr w:type="gramEnd"/>
      <w:r w:rsidRPr="00F74067">
        <w:t>message</w:t>
      </w:r>
      <w:proofErr w:type="spellEnd"/>
      <w:r w:rsidRPr="00F74067">
        <w:t xml:space="preserve">: </w:t>
      </w:r>
      <w:proofErr w:type="spellStart"/>
      <w:r w:rsidRPr="00F74067">
        <w:t>ToastMessageInterface</w:t>
      </w:r>
      <w:proofErr w:type="spellEnd"/>
      <w:r w:rsidRPr="00F74067">
        <w:t>)</w:t>
      </w:r>
    </w:p>
    <w:p w:rsidR="00863F5E" w:rsidRPr="00F74067" w:rsidRDefault="00863F5E" w:rsidP="00863F5E">
      <w:pPr>
        <w:pStyle w:val="Cdigo"/>
      </w:pPr>
      <w:proofErr w:type="spellStart"/>
      <w:proofErr w:type="gramStart"/>
      <w:r w:rsidRPr="00F74067">
        <w:t>showSuccess</w:t>
      </w:r>
      <w:proofErr w:type="spellEnd"/>
      <w:r w:rsidRPr="00F74067">
        <w:t>(</w:t>
      </w:r>
      <w:proofErr w:type="spellStart"/>
      <w:proofErr w:type="gramEnd"/>
      <w:r w:rsidRPr="00F74067">
        <w:t>message</w:t>
      </w:r>
      <w:proofErr w:type="spellEnd"/>
      <w:r w:rsidRPr="00F74067">
        <w:t xml:space="preserve">: </w:t>
      </w:r>
      <w:proofErr w:type="spellStart"/>
      <w:r w:rsidRPr="00F74067">
        <w:t>ToastMessageInterface</w:t>
      </w:r>
      <w:proofErr w:type="spellEnd"/>
      <w:r w:rsidRPr="00F74067">
        <w:t>)</w:t>
      </w:r>
    </w:p>
    <w:p w:rsidR="00863F5E" w:rsidRPr="00F74067" w:rsidRDefault="00863F5E" w:rsidP="00863F5E">
      <w:pPr>
        <w:pStyle w:val="Cdigo"/>
      </w:pPr>
      <w:proofErr w:type="spellStart"/>
      <w:proofErr w:type="gramStart"/>
      <w:r w:rsidRPr="00F74067">
        <w:t>showInfo</w:t>
      </w:r>
      <w:proofErr w:type="spellEnd"/>
      <w:r w:rsidRPr="00F74067">
        <w:t>(</w:t>
      </w:r>
      <w:proofErr w:type="spellStart"/>
      <w:proofErr w:type="gramEnd"/>
      <w:r w:rsidRPr="00F74067">
        <w:t>message</w:t>
      </w:r>
      <w:proofErr w:type="spellEnd"/>
      <w:r w:rsidRPr="00F74067">
        <w:t xml:space="preserve">: </w:t>
      </w:r>
      <w:proofErr w:type="spellStart"/>
      <w:r w:rsidRPr="00F74067">
        <w:t>ToastMessageInterface</w:t>
      </w:r>
      <w:proofErr w:type="spellEnd"/>
      <w:r w:rsidRPr="00F74067">
        <w:t>)</w:t>
      </w:r>
    </w:p>
    <w:p w:rsidR="00863F5E" w:rsidRPr="00F74067" w:rsidRDefault="00863F5E" w:rsidP="00863F5E">
      <w:pPr>
        <w:pStyle w:val="Cdigo"/>
      </w:pPr>
      <w:proofErr w:type="spellStart"/>
      <w:proofErr w:type="gramStart"/>
      <w:r w:rsidRPr="00F74067">
        <w:t>showWarning</w:t>
      </w:r>
      <w:proofErr w:type="spellEnd"/>
      <w:r w:rsidRPr="00F74067">
        <w:t>(</w:t>
      </w:r>
      <w:proofErr w:type="spellStart"/>
      <w:proofErr w:type="gramEnd"/>
      <w:r w:rsidRPr="00F74067">
        <w:t>message</w:t>
      </w:r>
      <w:proofErr w:type="spellEnd"/>
      <w:r w:rsidRPr="00F74067">
        <w:t xml:space="preserve">: </w:t>
      </w:r>
      <w:proofErr w:type="spellStart"/>
      <w:r w:rsidRPr="00F74067">
        <w:t>ToastMessageInterface</w:t>
      </w:r>
      <w:proofErr w:type="spellEnd"/>
      <w:r w:rsidRPr="00F74067">
        <w:t>)</w:t>
      </w:r>
    </w:p>
    <w:p w:rsidR="00863F5E" w:rsidRPr="00F74067" w:rsidRDefault="00863F5E" w:rsidP="00863F5E">
      <w:pPr>
        <w:pStyle w:val="Cdigo"/>
      </w:pPr>
      <w:proofErr w:type="spellStart"/>
      <w:proofErr w:type="gramStart"/>
      <w:r w:rsidRPr="00F74067">
        <w:t>clear</w:t>
      </w:r>
      <w:proofErr w:type="spellEnd"/>
      <w:proofErr w:type="gramEnd"/>
      <w:r w:rsidRPr="00F74067">
        <w:t xml:space="preserve">() </w:t>
      </w:r>
    </w:p>
    <w:p w:rsidR="00863F5E" w:rsidRDefault="00863F5E" w:rsidP="00863F5E">
      <w:pPr>
        <w:rPr>
          <w:lang w:eastAsia="es-ES"/>
        </w:rPr>
      </w:pPr>
      <w:r>
        <w:rPr>
          <w:lang w:eastAsia="es-ES"/>
        </w:rPr>
        <w:t xml:space="preserve">Para emitir el mensaje se implementará en la llamada la interfaz </w:t>
      </w:r>
      <w:proofErr w:type="spellStart"/>
      <w:r>
        <w:rPr>
          <w:lang w:eastAsia="es-ES"/>
        </w:rPr>
        <w:t>ToastMessageInterface</w:t>
      </w:r>
      <w:proofErr w:type="spellEnd"/>
    </w:p>
    <w:p w:rsidR="00863F5E" w:rsidRDefault="00863F5E" w:rsidP="00863F5E">
      <w:pPr>
        <w:pStyle w:val="Cdigo"/>
      </w:pPr>
      <w:proofErr w:type="spellStart"/>
      <w:proofErr w:type="gramStart"/>
      <w:r>
        <w:rPr>
          <w:color w:val="C678DD"/>
        </w:rPr>
        <w:t>export</w:t>
      </w:r>
      <w:proofErr w:type="spellEnd"/>
      <w:proofErr w:type="gramEnd"/>
      <w:r>
        <w:t xml:space="preserve"> </w:t>
      </w:r>
      <w:r>
        <w:rPr>
          <w:color w:val="C678DD"/>
        </w:rPr>
        <w:t>interface</w:t>
      </w:r>
      <w:r>
        <w:t xml:space="preserve"> </w:t>
      </w:r>
      <w:proofErr w:type="spellStart"/>
      <w:r>
        <w:t>ToastMessageInterface</w:t>
      </w:r>
      <w:proofErr w:type="spellEnd"/>
      <w:r>
        <w:t xml:space="preserve"> </w:t>
      </w:r>
      <w:r>
        <w:rPr>
          <w:color w:val="ABB2BF"/>
        </w:rPr>
        <w:t>{</w:t>
      </w:r>
    </w:p>
    <w:p w:rsidR="00863F5E" w:rsidRDefault="00863F5E" w:rsidP="00863F5E">
      <w:pPr>
        <w:pStyle w:val="Cdigo"/>
      </w:pPr>
      <w:r>
        <w:t xml:space="preserve">  </w:t>
      </w:r>
      <w:proofErr w:type="spellStart"/>
      <w:proofErr w:type="gramStart"/>
      <w:r>
        <w:t>summary</w:t>
      </w:r>
      <w:proofErr w:type="spellEnd"/>
      <w:proofErr w:type="gramEnd"/>
      <w:r>
        <w:rPr>
          <w:color w:val="56B6C2"/>
        </w:rPr>
        <w:t>:</w:t>
      </w:r>
      <w:r>
        <w:t xml:space="preserve"> </w:t>
      </w:r>
      <w:proofErr w:type="spellStart"/>
      <w:r>
        <w:rPr>
          <w:color w:val="56B6C2"/>
        </w:rPr>
        <w:t>string</w:t>
      </w:r>
      <w:proofErr w:type="spellEnd"/>
      <w:r>
        <w:t>;</w:t>
      </w:r>
    </w:p>
    <w:p w:rsidR="00863F5E" w:rsidRDefault="00863F5E" w:rsidP="00863F5E">
      <w:pPr>
        <w:pStyle w:val="Cdigo"/>
      </w:pPr>
      <w:r>
        <w:t xml:space="preserve">  </w:t>
      </w:r>
      <w:proofErr w:type="spellStart"/>
      <w:proofErr w:type="gramStart"/>
      <w:r>
        <w:t>detail</w:t>
      </w:r>
      <w:proofErr w:type="spellEnd"/>
      <w:proofErr w:type="gramEnd"/>
      <w:r>
        <w:rPr>
          <w:color w:val="56B6C2"/>
        </w:rPr>
        <w:t>:</w:t>
      </w:r>
      <w:r>
        <w:t xml:space="preserve"> </w:t>
      </w:r>
      <w:proofErr w:type="spellStart"/>
      <w:r>
        <w:rPr>
          <w:color w:val="56B6C2"/>
        </w:rPr>
        <w:t>string</w:t>
      </w:r>
      <w:proofErr w:type="spellEnd"/>
      <w:r>
        <w:t>;</w:t>
      </w:r>
    </w:p>
    <w:p w:rsidR="00863F5E" w:rsidRDefault="00863F5E" w:rsidP="00863F5E">
      <w:pPr>
        <w:pStyle w:val="Cdigo"/>
      </w:pPr>
      <w:r>
        <w:t>}</w:t>
      </w:r>
    </w:p>
    <w:p w:rsidR="00863F5E" w:rsidRDefault="00863F5E" w:rsidP="00863F5E">
      <w:pPr>
        <w:rPr>
          <w:lang w:eastAsia="es-ES"/>
        </w:rPr>
      </w:pPr>
      <w:r>
        <w:rPr>
          <w:lang w:eastAsia="es-ES"/>
        </w:rPr>
        <w:t xml:space="preserve">En la que se definirá el texto </w:t>
      </w:r>
      <w:proofErr w:type="spellStart"/>
      <w:r>
        <w:rPr>
          <w:lang w:eastAsia="es-ES"/>
        </w:rPr>
        <w:t>detail</w:t>
      </w:r>
      <w:proofErr w:type="spellEnd"/>
      <w:r>
        <w:rPr>
          <w:lang w:eastAsia="es-ES"/>
        </w:rPr>
        <w:t xml:space="preserve"> y el texto </w:t>
      </w:r>
      <w:proofErr w:type="spellStart"/>
      <w:r>
        <w:rPr>
          <w:lang w:eastAsia="es-ES"/>
        </w:rPr>
        <w:t>summary</w:t>
      </w:r>
      <w:proofErr w:type="spellEnd"/>
    </w:p>
    <w:p w:rsidR="00863F5E" w:rsidRDefault="00863F5E" w:rsidP="00863F5E">
      <w:pPr>
        <w:pStyle w:val="Cdigo"/>
      </w:pPr>
      <w:proofErr w:type="spellStart"/>
      <w:proofErr w:type="gramStart"/>
      <w:r>
        <w:rPr>
          <w:color w:val="E06C75"/>
        </w:rPr>
        <w:t>this</w:t>
      </w:r>
      <w:r>
        <w:t>.</w:t>
      </w:r>
      <w:r>
        <w:rPr>
          <w:color w:val="E06C75"/>
        </w:rPr>
        <w:t>toast</w:t>
      </w:r>
      <w:r>
        <w:t>.showError</w:t>
      </w:r>
      <w:proofErr w:type="spellEnd"/>
      <w:r>
        <w:t>(</w:t>
      </w:r>
      <w:proofErr w:type="gramEnd"/>
      <w:r>
        <w:t xml:space="preserve">{ </w:t>
      </w:r>
      <w:proofErr w:type="spellStart"/>
      <w:r>
        <w:t>summary</w:t>
      </w:r>
      <w:proofErr w:type="spellEnd"/>
      <w:r>
        <w:rPr>
          <w:color w:val="56B6C2"/>
        </w:rPr>
        <w:t>:</w:t>
      </w:r>
      <w:r>
        <w:t xml:space="preserve"> ‘titulo’, </w:t>
      </w:r>
      <w:proofErr w:type="spellStart"/>
      <w:r>
        <w:t>detail</w:t>
      </w:r>
      <w:proofErr w:type="spellEnd"/>
      <w:r>
        <w:rPr>
          <w:color w:val="56B6C2"/>
        </w:rPr>
        <w:t>:</w:t>
      </w:r>
      <w:r>
        <w:t xml:space="preserve"> ‘detalle del mensaje’ })</w:t>
      </w:r>
    </w:p>
    <w:p w:rsidR="00863F5E" w:rsidRDefault="00863F5E" w:rsidP="00863F5E">
      <w:pPr>
        <w:rPr>
          <w:lang w:eastAsia="es-ES"/>
        </w:rPr>
      </w:pPr>
      <w:r>
        <w:rPr>
          <w:lang w:eastAsia="es-ES"/>
        </w:rPr>
        <w:t>Todos los mensajes mostrados por pantalla se mostrarán por log en los entornos de desarrollo:</w:t>
      </w:r>
    </w:p>
    <w:p w:rsidR="00863F5E" w:rsidRDefault="00863F5E" w:rsidP="00863F5E">
      <w:pPr>
        <w:pStyle w:val="Cdigo"/>
      </w:pPr>
      <w:r>
        <w:t xml:space="preserve">2019-04-08T12:28:59.594Z ERROR [main.js:887] </w:t>
      </w:r>
      <w:proofErr w:type="spellStart"/>
      <w:r>
        <w:t>PanelsManagerService</w:t>
      </w:r>
      <w:proofErr w:type="spellEnd"/>
      <w:r>
        <w:t xml:space="preserve"> - Panel bese-</w:t>
      </w:r>
      <w:proofErr w:type="spellStart"/>
      <w:r>
        <w:t>layers</w:t>
      </w:r>
      <w:proofErr w:type="spellEnd"/>
      <w:r>
        <w:t xml:space="preserve"> no registrado</w:t>
      </w:r>
    </w:p>
    <w:p w:rsidR="00863F5E" w:rsidRDefault="00863F5E" w:rsidP="00863F5E">
      <w:pPr>
        <w:pStyle w:val="Ttulo2"/>
        <w:rPr>
          <w:lang w:eastAsia="es-ES"/>
        </w:rPr>
      </w:pPr>
      <w:bookmarkStart w:id="585" w:name="_Toc7445836"/>
      <w:bookmarkStart w:id="586" w:name="_Toc8230541"/>
      <w:r>
        <w:rPr>
          <w:lang w:eastAsia="es-ES"/>
        </w:rPr>
        <w:t>Servicio de paneles</w:t>
      </w:r>
      <w:bookmarkEnd w:id="585"/>
      <w:bookmarkEnd w:id="586"/>
    </w:p>
    <w:p w:rsidR="00863F5E" w:rsidRDefault="00863F5E" w:rsidP="00863F5E">
      <w:pPr>
        <w:rPr>
          <w:lang w:eastAsia="es-ES"/>
        </w:rPr>
      </w:pPr>
      <w:r>
        <w:rPr>
          <w:lang w:eastAsia="es-ES"/>
        </w:rPr>
        <w:t>Mediante el servicio de paneles podemos realizar diversas acciones sobre los paneles registrados.</w:t>
      </w:r>
    </w:p>
    <w:p w:rsidR="00863F5E" w:rsidRDefault="00863F5E" w:rsidP="00863F5E">
      <w:pPr>
        <w:rPr>
          <w:lang w:eastAsia="es-ES"/>
        </w:rPr>
      </w:pPr>
      <w:r>
        <w:rPr>
          <w:lang w:eastAsia="es-ES"/>
        </w:rPr>
        <w:lastRenderedPageBreak/>
        <w:t>Cuando usamos cualquier componente panel (</w:t>
      </w:r>
      <w:proofErr w:type="spellStart"/>
      <w:r>
        <w:rPr>
          <w:lang w:eastAsia="es-ES"/>
        </w:rPr>
        <w:t>sidePanel</w:t>
      </w:r>
      <w:proofErr w:type="spellEnd"/>
      <w:r>
        <w:rPr>
          <w:lang w:eastAsia="es-ES"/>
        </w:rPr>
        <w:t xml:space="preserve"> o </w:t>
      </w:r>
      <w:proofErr w:type="spellStart"/>
      <w:r>
        <w:rPr>
          <w:lang w:eastAsia="es-ES"/>
        </w:rPr>
        <w:t>fullPanel</w:t>
      </w:r>
      <w:proofErr w:type="spellEnd"/>
      <w:r>
        <w:rPr>
          <w:lang w:eastAsia="es-ES"/>
        </w:rPr>
        <w:t xml:space="preserve">), automáticamente se registra con el nombre pasado como parámetro </w:t>
      </w:r>
      <w:proofErr w:type="spellStart"/>
      <w:r>
        <w:rPr>
          <w:lang w:eastAsia="es-ES"/>
        </w:rPr>
        <w:t>panelName</w:t>
      </w:r>
      <w:proofErr w:type="spellEnd"/>
      <w:r>
        <w:rPr>
          <w:lang w:eastAsia="es-ES"/>
        </w:rPr>
        <w:t xml:space="preserve"> en el servicio.</w:t>
      </w:r>
    </w:p>
    <w:p w:rsidR="00863F5E" w:rsidRDefault="00863F5E" w:rsidP="00863F5E">
      <w:pPr>
        <w:rPr>
          <w:lang w:eastAsia="es-ES"/>
        </w:rPr>
      </w:pPr>
      <w:r>
        <w:rPr>
          <w:lang w:eastAsia="es-ES"/>
        </w:rPr>
        <w:t>Una vez registrado podemos mediante el servicio realizar diversas acciones:</w:t>
      </w:r>
    </w:p>
    <w:p w:rsidR="00863F5E" w:rsidRDefault="00863F5E" w:rsidP="00863F5E">
      <w:pPr>
        <w:pStyle w:val="Cdigo"/>
      </w:pPr>
      <w:proofErr w:type="spellStart"/>
      <w:proofErr w:type="gramStart"/>
      <w:r>
        <w:t>registerPanel</w:t>
      </w:r>
      <w:proofErr w:type="spellEnd"/>
      <w:r>
        <w:rPr>
          <w:color w:val="ABB2BF"/>
        </w:rPr>
        <w:t>(</w:t>
      </w:r>
      <w:proofErr w:type="spellStart"/>
      <w:proofErr w:type="gramEnd"/>
      <w:r>
        <w:rPr>
          <w:color w:val="ABB2BF"/>
        </w:rPr>
        <w:t>panelName</w:t>
      </w:r>
      <w:proofErr w:type="spellEnd"/>
      <w:r>
        <w:rPr>
          <w:color w:val="56B6C2"/>
        </w:rPr>
        <w:t>:</w:t>
      </w:r>
      <w:r>
        <w:rPr>
          <w:color w:val="ABB2BF"/>
        </w:rPr>
        <w:t xml:space="preserve"> </w:t>
      </w:r>
      <w:proofErr w:type="spellStart"/>
      <w:r>
        <w:rPr>
          <w:color w:val="56B6C2"/>
        </w:rPr>
        <w:t>string</w:t>
      </w:r>
      <w:proofErr w:type="spellEnd"/>
      <w:r>
        <w:rPr>
          <w:color w:val="ABB2BF"/>
        </w:rPr>
        <w:t>)</w:t>
      </w:r>
    </w:p>
    <w:p w:rsidR="00863F5E" w:rsidRDefault="00863F5E" w:rsidP="00863F5E">
      <w:pPr>
        <w:rPr>
          <w:lang w:eastAsia="es-ES"/>
        </w:rPr>
      </w:pPr>
      <w:proofErr w:type="gramStart"/>
      <w:r>
        <w:rPr>
          <w:lang w:eastAsia="es-ES"/>
        </w:rPr>
        <w:t>registra</w:t>
      </w:r>
      <w:proofErr w:type="gramEnd"/>
      <w:r>
        <w:rPr>
          <w:lang w:eastAsia="es-ES"/>
        </w:rPr>
        <w:t xml:space="preserve"> una barra en el servicio para que pueda ser gestionada desde otros componentes, normalmente no será necesario usar este método pues la clase base ya registra el componente</w:t>
      </w:r>
    </w:p>
    <w:p w:rsidR="00863F5E" w:rsidRDefault="00863F5E" w:rsidP="00863F5E">
      <w:pPr>
        <w:pStyle w:val="Cdigo"/>
      </w:pPr>
      <w:proofErr w:type="spellStart"/>
      <w:proofErr w:type="gramStart"/>
      <w:r>
        <w:t>getPanelItem</w:t>
      </w:r>
      <w:proofErr w:type="spellEnd"/>
      <w:r>
        <w:rPr>
          <w:color w:val="ABB2BF"/>
        </w:rPr>
        <w:t>(</w:t>
      </w:r>
      <w:proofErr w:type="spellStart"/>
      <w:proofErr w:type="gramEnd"/>
      <w:r>
        <w:rPr>
          <w:color w:val="ABB2BF"/>
        </w:rPr>
        <w:t>panelName</w:t>
      </w:r>
      <w:proofErr w:type="spellEnd"/>
      <w:r>
        <w:rPr>
          <w:color w:val="56B6C2"/>
        </w:rPr>
        <w:t>:</w:t>
      </w:r>
      <w:r>
        <w:rPr>
          <w:color w:val="ABB2BF"/>
        </w:rPr>
        <w:t xml:space="preserve"> </w:t>
      </w:r>
      <w:proofErr w:type="spellStart"/>
      <w:r>
        <w:rPr>
          <w:color w:val="56B6C2"/>
        </w:rPr>
        <w:t>string</w:t>
      </w:r>
      <w:proofErr w:type="spellEnd"/>
      <w:r>
        <w:rPr>
          <w:color w:val="ABB2BF"/>
        </w:rPr>
        <w:t>)</w:t>
      </w:r>
    </w:p>
    <w:p w:rsidR="00863F5E" w:rsidRDefault="00863F5E" w:rsidP="00863F5E">
      <w:pPr>
        <w:rPr>
          <w:lang w:eastAsia="es-ES"/>
        </w:rPr>
      </w:pPr>
      <w:r>
        <w:rPr>
          <w:lang w:eastAsia="es-ES"/>
        </w:rPr>
        <w:t xml:space="preserve">Obtiene el </w:t>
      </w:r>
      <w:proofErr w:type="spellStart"/>
      <w:r>
        <w:rPr>
          <w:lang w:eastAsia="es-ES"/>
        </w:rPr>
        <w:t>item</w:t>
      </w:r>
      <w:proofErr w:type="spellEnd"/>
      <w:r>
        <w:rPr>
          <w:lang w:eastAsia="es-ES"/>
        </w:rPr>
        <w:t xml:space="preserve"> de control del panel en el servicio</w:t>
      </w:r>
    </w:p>
    <w:p w:rsidR="00863F5E" w:rsidRDefault="00863F5E" w:rsidP="00863F5E">
      <w:pPr>
        <w:pStyle w:val="Cdigo"/>
      </w:pPr>
      <w:proofErr w:type="spellStart"/>
      <w:proofErr w:type="gramStart"/>
      <w:r>
        <w:t>openPanel</w:t>
      </w:r>
      <w:proofErr w:type="spellEnd"/>
      <w:r>
        <w:t>(</w:t>
      </w:r>
      <w:proofErr w:type="spellStart"/>
      <w:proofErr w:type="gramEnd"/>
      <w:r>
        <w:t>panelName</w:t>
      </w:r>
      <w:proofErr w:type="spellEnd"/>
      <w:r>
        <w:rPr>
          <w:color w:val="56B6C2"/>
        </w:rPr>
        <w:t>:</w:t>
      </w:r>
      <w:r>
        <w:t xml:space="preserve"> </w:t>
      </w:r>
      <w:proofErr w:type="spellStart"/>
      <w:r>
        <w:rPr>
          <w:color w:val="56B6C2"/>
        </w:rPr>
        <w:t>string</w:t>
      </w:r>
      <w:proofErr w:type="spellEnd"/>
      <w:r>
        <w:t xml:space="preserve">) </w:t>
      </w:r>
    </w:p>
    <w:p w:rsidR="00863F5E" w:rsidRDefault="00863F5E" w:rsidP="00863F5E">
      <w:pPr>
        <w:rPr>
          <w:lang w:eastAsia="es-ES"/>
        </w:rPr>
      </w:pPr>
      <w:r>
        <w:rPr>
          <w:lang w:eastAsia="es-ES"/>
        </w:rPr>
        <w:t>Abre el panel por su nombre</w:t>
      </w:r>
    </w:p>
    <w:p w:rsidR="00863F5E" w:rsidRDefault="00863F5E" w:rsidP="00863F5E">
      <w:pPr>
        <w:pStyle w:val="Cdigo"/>
      </w:pPr>
      <w:proofErr w:type="spellStart"/>
      <w:proofErr w:type="gramStart"/>
      <w:r>
        <w:t>setClassPanel</w:t>
      </w:r>
      <w:proofErr w:type="spellEnd"/>
      <w:r>
        <w:t>(</w:t>
      </w:r>
      <w:proofErr w:type="spellStart"/>
      <w:proofErr w:type="gramEnd"/>
      <w:r>
        <w:t>panelName</w:t>
      </w:r>
      <w:proofErr w:type="spellEnd"/>
      <w:r>
        <w:rPr>
          <w:color w:val="56B6C2"/>
        </w:rPr>
        <w:t>:</w:t>
      </w:r>
      <w:r>
        <w:t xml:space="preserve"> </w:t>
      </w:r>
      <w:proofErr w:type="spellStart"/>
      <w:r>
        <w:rPr>
          <w:color w:val="56B6C2"/>
        </w:rPr>
        <w:t>string</w:t>
      </w:r>
      <w:proofErr w:type="spellEnd"/>
      <w:r>
        <w:t xml:space="preserve">, </w:t>
      </w:r>
      <w:proofErr w:type="spellStart"/>
      <w:r>
        <w:t>styleClass</w:t>
      </w:r>
      <w:proofErr w:type="spellEnd"/>
      <w:r>
        <w:rPr>
          <w:color w:val="56B6C2"/>
        </w:rPr>
        <w:t>:</w:t>
      </w:r>
      <w:r>
        <w:t xml:space="preserve"> </w:t>
      </w:r>
      <w:proofErr w:type="spellStart"/>
      <w:r>
        <w:rPr>
          <w:color w:val="56B6C2"/>
        </w:rPr>
        <w:t>string</w:t>
      </w:r>
      <w:proofErr w:type="spellEnd"/>
      <w:r>
        <w:t>)</w:t>
      </w:r>
    </w:p>
    <w:p w:rsidR="00863F5E" w:rsidRDefault="00863F5E" w:rsidP="00863F5E">
      <w:pPr>
        <w:rPr>
          <w:lang w:eastAsia="es-ES"/>
        </w:rPr>
      </w:pPr>
      <w:r>
        <w:rPr>
          <w:lang w:eastAsia="es-ES"/>
        </w:rPr>
        <w:t>Establece una clase CSS específica al panel</w:t>
      </w:r>
    </w:p>
    <w:p w:rsidR="00863F5E" w:rsidRDefault="00863F5E" w:rsidP="00863F5E">
      <w:pPr>
        <w:pStyle w:val="Cdigo"/>
      </w:pPr>
      <w:proofErr w:type="spellStart"/>
      <w:proofErr w:type="gramStart"/>
      <w:r>
        <w:t>setButtonClosePanel</w:t>
      </w:r>
      <w:proofErr w:type="spellEnd"/>
      <w:r>
        <w:t>(</w:t>
      </w:r>
      <w:proofErr w:type="spellStart"/>
      <w:proofErr w:type="gramEnd"/>
      <w:r>
        <w:t>panelName</w:t>
      </w:r>
      <w:proofErr w:type="spellEnd"/>
      <w:r>
        <w:rPr>
          <w:color w:val="56B6C2"/>
        </w:rPr>
        <w:t>:</w:t>
      </w:r>
      <w:r>
        <w:t xml:space="preserve"> </w:t>
      </w:r>
      <w:proofErr w:type="spellStart"/>
      <w:r>
        <w:rPr>
          <w:color w:val="56B6C2"/>
        </w:rPr>
        <w:t>string</w:t>
      </w:r>
      <w:proofErr w:type="spellEnd"/>
      <w:r>
        <w:t>, show</w:t>
      </w:r>
      <w:r>
        <w:rPr>
          <w:color w:val="56B6C2"/>
        </w:rPr>
        <w:t>:</w:t>
      </w:r>
      <w:r>
        <w:t xml:space="preserve"> </w:t>
      </w:r>
      <w:proofErr w:type="spellStart"/>
      <w:r>
        <w:rPr>
          <w:color w:val="56B6C2"/>
        </w:rPr>
        <w:t>boolean</w:t>
      </w:r>
      <w:proofErr w:type="spellEnd"/>
      <w:r>
        <w:t xml:space="preserve">) </w:t>
      </w:r>
    </w:p>
    <w:p w:rsidR="00863F5E" w:rsidRDefault="00863F5E" w:rsidP="00863F5E">
      <w:r>
        <w:rPr>
          <w:rFonts w:eastAsia="Times New Roman"/>
          <w:lang w:eastAsia="es-ES"/>
        </w:rPr>
        <w:t>Establece si se muestra o no el botón cerrar del panel</w:t>
      </w:r>
    </w:p>
    <w:p w:rsidR="00863F5E" w:rsidRDefault="00863F5E" w:rsidP="00863F5E">
      <w:pPr>
        <w:pStyle w:val="Cdigo"/>
      </w:pPr>
      <w:proofErr w:type="spellStart"/>
      <w:proofErr w:type="gramStart"/>
      <w:r>
        <w:t>closePanel</w:t>
      </w:r>
      <w:proofErr w:type="spellEnd"/>
      <w:r>
        <w:t>(</w:t>
      </w:r>
      <w:proofErr w:type="spellStart"/>
      <w:proofErr w:type="gramEnd"/>
      <w:r>
        <w:t>panelName</w:t>
      </w:r>
      <w:proofErr w:type="spellEnd"/>
      <w:r>
        <w:rPr>
          <w:color w:val="56B6C2"/>
        </w:rPr>
        <w:t>:</w:t>
      </w:r>
      <w:r>
        <w:t xml:space="preserve"> </w:t>
      </w:r>
      <w:proofErr w:type="spellStart"/>
      <w:r>
        <w:rPr>
          <w:color w:val="56B6C2"/>
        </w:rPr>
        <w:t>string</w:t>
      </w:r>
      <w:proofErr w:type="spellEnd"/>
      <w:r>
        <w:t>)</w:t>
      </w:r>
    </w:p>
    <w:p w:rsidR="00863F5E" w:rsidRDefault="00863F5E" w:rsidP="00863F5E">
      <w:pPr>
        <w:rPr>
          <w:lang w:eastAsia="es-ES"/>
        </w:rPr>
      </w:pPr>
      <w:r>
        <w:rPr>
          <w:lang w:eastAsia="es-ES"/>
        </w:rPr>
        <w:t>Cierra el panel por su nombre</w:t>
      </w:r>
    </w:p>
    <w:p w:rsidR="00863F5E" w:rsidRDefault="00863F5E" w:rsidP="00863F5E">
      <w:pPr>
        <w:pStyle w:val="Cdigo"/>
      </w:pPr>
      <w:proofErr w:type="spellStart"/>
      <w:proofErr w:type="gramStart"/>
      <w:r>
        <w:t>togglePanel</w:t>
      </w:r>
      <w:proofErr w:type="spellEnd"/>
      <w:r>
        <w:t>(</w:t>
      </w:r>
      <w:proofErr w:type="spellStart"/>
      <w:proofErr w:type="gramEnd"/>
      <w:r>
        <w:t>panelName</w:t>
      </w:r>
      <w:proofErr w:type="spellEnd"/>
      <w:r>
        <w:rPr>
          <w:color w:val="56B6C2"/>
        </w:rPr>
        <w:t>:</w:t>
      </w:r>
      <w:r>
        <w:t xml:space="preserve"> </w:t>
      </w:r>
      <w:proofErr w:type="spellStart"/>
      <w:r>
        <w:rPr>
          <w:color w:val="56B6C2"/>
        </w:rPr>
        <w:t>string</w:t>
      </w:r>
      <w:proofErr w:type="spellEnd"/>
      <w:r>
        <w:t xml:space="preserve">) </w:t>
      </w:r>
    </w:p>
    <w:p w:rsidR="00863F5E" w:rsidRDefault="00863F5E" w:rsidP="00863F5E">
      <w:pPr>
        <w:rPr>
          <w:lang w:eastAsia="es-ES"/>
        </w:rPr>
      </w:pPr>
      <w:r>
        <w:rPr>
          <w:lang w:eastAsia="es-ES"/>
        </w:rPr>
        <w:t>Cambia el estado del panel abierto/cerrado</w:t>
      </w:r>
    </w:p>
    <w:p w:rsidR="009F3B28" w:rsidRDefault="009F3B28" w:rsidP="00BD67E2">
      <w:pPr>
        <w:pStyle w:val="Standard"/>
        <w:ind w:left="0"/>
      </w:pPr>
    </w:p>
    <w:sectPr w:rsidR="009F3B28" w:rsidSect="00821359">
      <w:headerReference w:type="default" r:id="rId30"/>
      <w:footerReference w:type="default" r:id="rId31"/>
      <w:pgSz w:w="11906" w:h="16838" w:code="9"/>
      <w:pgMar w:top="1418" w:right="1701" w:bottom="1418" w:left="1418" w:header="709" w:footer="70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48F2" w:rsidRDefault="008E48F2">
      <w:r>
        <w:separator/>
      </w:r>
    </w:p>
  </w:endnote>
  <w:endnote w:type="continuationSeparator" w:id="0">
    <w:p w:rsidR="008E48F2" w:rsidRDefault="008E4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71" w:rsidRDefault="008E5671">
    <w:pPr>
      <w:pStyle w:val="Standard"/>
      <w:tabs>
        <w:tab w:val="center" w:pos="4550"/>
        <w:tab w:val="left" w:pos="5818"/>
      </w:tabs>
      <w:ind w:right="260"/>
      <w:jc w:val="right"/>
      <w:rPr>
        <w:color w:val="8496B0"/>
        <w:spacing w:val="60"/>
        <w:sz w:val="24"/>
        <w:szCs w:val="24"/>
      </w:rPr>
    </w:pPr>
  </w:p>
  <w:p w:rsidR="008E5671" w:rsidRPr="00821359" w:rsidRDefault="008E5671" w:rsidP="00821359">
    <w:pPr>
      <w:pStyle w:val="Standard"/>
      <w:tabs>
        <w:tab w:val="center" w:pos="4550"/>
        <w:tab w:val="left" w:pos="5818"/>
      </w:tabs>
      <w:ind w:right="260"/>
      <w:jc w:val="right"/>
      <w:rPr>
        <w:sz w:val="12"/>
      </w:rPr>
    </w:pPr>
    <w:r w:rsidRPr="00821359">
      <w:rPr>
        <w:color w:val="808080"/>
        <w:spacing w:val="60"/>
        <w:sz w:val="16"/>
        <w:szCs w:val="24"/>
      </w:rPr>
      <w:t>Página</w:t>
    </w:r>
    <w:r w:rsidRPr="00821359">
      <w:rPr>
        <w:color w:val="808080"/>
        <w:sz w:val="16"/>
        <w:szCs w:val="24"/>
      </w:rPr>
      <w:t xml:space="preserve"> </w:t>
    </w:r>
    <w:r w:rsidRPr="00821359">
      <w:rPr>
        <w:color w:val="808080"/>
        <w:sz w:val="16"/>
        <w:szCs w:val="24"/>
      </w:rPr>
      <w:fldChar w:fldCharType="begin"/>
    </w:r>
    <w:r w:rsidRPr="00821359">
      <w:rPr>
        <w:color w:val="808080"/>
        <w:sz w:val="16"/>
        <w:szCs w:val="24"/>
      </w:rPr>
      <w:instrText xml:space="preserve"> PAGE </w:instrText>
    </w:r>
    <w:r w:rsidRPr="00821359">
      <w:rPr>
        <w:color w:val="808080"/>
        <w:sz w:val="16"/>
        <w:szCs w:val="24"/>
      </w:rPr>
      <w:fldChar w:fldCharType="separate"/>
    </w:r>
    <w:r w:rsidR="004949C2">
      <w:rPr>
        <w:noProof/>
        <w:color w:val="808080"/>
        <w:sz w:val="16"/>
        <w:szCs w:val="24"/>
      </w:rPr>
      <w:t>17</w:t>
    </w:r>
    <w:r w:rsidRPr="00821359">
      <w:rPr>
        <w:color w:val="808080"/>
        <w:sz w:val="16"/>
        <w:szCs w:val="24"/>
      </w:rPr>
      <w:fldChar w:fldCharType="end"/>
    </w:r>
    <w:r w:rsidRPr="00821359">
      <w:rPr>
        <w:color w:val="808080"/>
        <w:sz w:val="16"/>
        <w:szCs w:val="24"/>
      </w:rPr>
      <w:t xml:space="preserve"> | </w:t>
    </w:r>
    <w:r w:rsidRPr="00821359">
      <w:rPr>
        <w:color w:val="808080"/>
        <w:sz w:val="16"/>
        <w:szCs w:val="24"/>
      </w:rPr>
      <w:fldChar w:fldCharType="begin"/>
    </w:r>
    <w:r w:rsidRPr="00821359">
      <w:rPr>
        <w:color w:val="808080"/>
        <w:sz w:val="16"/>
        <w:szCs w:val="24"/>
      </w:rPr>
      <w:instrText xml:space="preserve"> NUMPAGES </w:instrText>
    </w:r>
    <w:r w:rsidRPr="00821359">
      <w:rPr>
        <w:color w:val="808080"/>
        <w:sz w:val="16"/>
        <w:szCs w:val="24"/>
      </w:rPr>
      <w:fldChar w:fldCharType="separate"/>
    </w:r>
    <w:r w:rsidR="004949C2">
      <w:rPr>
        <w:noProof/>
        <w:color w:val="808080"/>
        <w:sz w:val="16"/>
        <w:szCs w:val="24"/>
      </w:rPr>
      <w:t>22</w:t>
    </w:r>
    <w:r w:rsidRPr="00821359">
      <w:rPr>
        <w:color w:val="808080"/>
        <w:sz w:val="16"/>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48F2" w:rsidRDefault="008E48F2">
      <w:r>
        <w:rPr>
          <w:color w:val="000000"/>
        </w:rPr>
        <w:separator/>
      </w:r>
    </w:p>
  </w:footnote>
  <w:footnote w:type="continuationSeparator" w:id="0">
    <w:p w:rsidR="008E48F2" w:rsidRDefault="008E4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671" w:rsidRDefault="008E5671">
    <w:pPr>
      <w:pStyle w:val="Encabezado"/>
    </w:pPr>
    <w:r>
      <w:rPr>
        <w:noProof/>
        <w:lang w:eastAsia="es-ES"/>
      </w:rPr>
      <w:drawing>
        <wp:anchor distT="0" distB="0" distL="114300" distR="114300" simplePos="0" relativeHeight="251659264" behindDoc="0" locked="0" layoutInCell="1" allowOverlap="1" wp14:anchorId="17C030A5" wp14:editId="4316ECED">
          <wp:simplePos x="0" y="0"/>
          <wp:positionH relativeFrom="column">
            <wp:align>center</wp:align>
          </wp:positionH>
          <wp:positionV relativeFrom="paragraph">
            <wp:align>top</wp:align>
          </wp:positionV>
          <wp:extent cx="5797442" cy="891722"/>
          <wp:effectExtent l="0" t="0" r="0" b="3628"/>
          <wp:wrapSquare wrapText="bothSides"/>
          <wp:docPr id="1"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797442" cy="891722"/>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4710"/>
    <w:multiLevelType w:val="multilevel"/>
    <w:tmpl w:val="DBEEF0BE"/>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51771F5"/>
    <w:multiLevelType w:val="multilevel"/>
    <w:tmpl w:val="184A3CCE"/>
    <w:styleLink w:val="WWNum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064375BF"/>
    <w:multiLevelType w:val="multilevel"/>
    <w:tmpl w:val="05E45994"/>
    <w:styleLink w:val="WWNum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7B0154F"/>
    <w:multiLevelType w:val="multilevel"/>
    <w:tmpl w:val="6F847E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9E8396D"/>
    <w:multiLevelType w:val="multilevel"/>
    <w:tmpl w:val="8BB65E1C"/>
    <w:styleLink w:val="WWNum7"/>
    <w:lvl w:ilvl="0">
      <w:numFmt w:val="bullet"/>
      <w:lvlText w:val="•"/>
      <w:lvlJc w:val="left"/>
      <w:rPr>
        <w:rFonts w:ascii="Times New Roman" w:hAnsi="Times New Roman" w:cs="Times New Roman"/>
        <w:sz w:val="24"/>
      </w:rPr>
    </w:lvl>
    <w:lvl w:ilvl="1">
      <w:numFmt w:val="bullet"/>
      <w:lvlText w:val="•"/>
      <w:lvlJc w:val="left"/>
      <w:rPr>
        <w:rFonts w:ascii="Times New Roman" w:hAnsi="Times New Roman" w:cs="Times New Roman"/>
        <w:sz w:val="24"/>
      </w:rPr>
    </w:lvl>
    <w:lvl w:ilvl="2">
      <w:numFmt w:val="bullet"/>
      <w:lvlText w:val="•"/>
      <w:lvlJc w:val="left"/>
      <w:rPr>
        <w:rFonts w:ascii="Times New Roman" w:hAnsi="Times New Roman" w:cs="Times New Roman"/>
      </w:rPr>
    </w:lvl>
    <w:lvl w:ilvl="3">
      <w:numFmt w:val="bullet"/>
      <w:lvlText w:val="•"/>
      <w:lvlJc w:val="left"/>
      <w:rPr>
        <w:rFonts w:ascii="Times New Roman" w:hAnsi="Times New Roman" w:cs="Times New Roman"/>
      </w:rPr>
    </w:lvl>
    <w:lvl w:ilvl="4">
      <w:numFmt w:val="bullet"/>
      <w:lvlText w:val="•"/>
      <w:lvlJc w:val="left"/>
      <w:rPr>
        <w:rFonts w:ascii="Times New Roman" w:hAnsi="Times New Roman" w:cs="Times New Roman"/>
      </w:rPr>
    </w:lvl>
    <w:lvl w:ilvl="5">
      <w:numFmt w:val="bullet"/>
      <w:lvlText w:val="•"/>
      <w:lvlJc w:val="left"/>
      <w:rPr>
        <w:rFonts w:ascii="Times New Roman" w:hAnsi="Times New Roman" w:cs="Times New Roman"/>
      </w:rPr>
    </w:lvl>
    <w:lvl w:ilvl="6">
      <w:numFmt w:val="bullet"/>
      <w:lvlText w:val="•"/>
      <w:lvlJc w:val="left"/>
      <w:rPr>
        <w:rFonts w:ascii="Times New Roman" w:hAnsi="Times New Roman" w:cs="Times New Roman"/>
      </w:rPr>
    </w:lvl>
    <w:lvl w:ilvl="7">
      <w:numFmt w:val="bullet"/>
      <w:lvlText w:val="•"/>
      <w:lvlJc w:val="left"/>
      <w:rPr>
        <w:rFonts w:ascii="Times New Roman" w:hAnsi="Times New Roman" w:cs="Times New Roman"/>
      </w:rPr>
    </w:lvl>
    <w:lvl w:ilvl="8">
      <w:numFmt w:val="bullet"/>
      <w:lvlText w:val="•"/>
      <w:lvlJc w:val="left"/>
      <w:rPr>
        <w:rFonts w:ascii="Times New Roman" w:hAnsi="Times New Roman" w:cs="Times New Roman"/>
      </w:rPr>
    </w:lvl>
  </w:abstractNum>
  <w:abstractNum w:abstractNumId="5">
    <w:nsid w:val="0EA74E1B"/>
    <w:multiLevelType w:val="multilevel"/>
    <w:tmpl w:val="51F815F4"/>
    <w:styleLink w:val="WWOutlineListStyle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118A06E3"/>
    <w:multiLevelType w:val="multilevel"/>
    <w:tmpl w:val="AFEC6CC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410B4A"/>
    <w:multiLevelType w:val="multilevel"/>
    <w:tmpl w:val="96E689F0"/>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1BCE75D7"/>
    <w:multiLevelType w:val="multilevel"/>
    <w:tmpl w:val="32649FC0"/>
    <w:styleLink w:val="WWNum6"/>
    <w:lvl w:ilvl="0">
      <w:numFmt w:val="bullet"/>
      <w:lvlText w:val="•"/>
      <w:lvlJc w:val="left"/>
      <w:rPr>
        <w:rFonts w:ascii="Times New Roman" w:hAnsi="Times New Roman" w:cs="Times New Roman"/>
        <w:sz w:val="24"/>
      </w:rPr>
    </w:lvl>
    <w:lvl w:ilvl="1">
      <w:numFmt w:val="bullet"/>
      <w:lvlText w:val="•"/>
      <w:lvlJc w:val="left"/>
      <w:rPr>
        <w:rFonts w:ascii="Times New Roman" w:hAnsi="Times New Roman" w:cs="Times New Roman"/>
      </w:rPr>
    </w:lvl>
    <w:lvl w:ilvl="2">
      <w:numFmt w:val="bullet"/>
      <w:lvlText w:val="•"/>
      <w:lvlJc w:val="left"/>
      <w:rPr>
        <w:rFonts w:ascii="Times New Roman" w:hAnsi="Times New Roman" w:cs="Times New Roman"/>
      </w:rPr>
    </w:lvl>
    <w:lvl w:ilvl="3">
      <w:numFmt w:val="bullet"/>
      <w:lvlText w:val="•"/>
      <w:lvlJc w:val="left"/>
      <w:rPr>
        <w:rFonts w:ascii="Times New Roman" w:hAnsi="Times New Roman" w:cs="Times New Roman"/>
      </w:rPr>
    </w:lvl>
    <w:lvl w:ilvl="4">
      <w:numFmt w:val="bullet"/>
      <w:lvlText w:val="•"/>
      <w:lvlJc w:val="left"/>
      <w:rPr>
        <w:rFonts w:ascii="Times New Roman" w:hAnsi="Times New Roman" w:cs="Times New Roman"/>
      </w:rPr>
    </w:lvl>
    <w:lvl w:ilvl="5">
      <w:numFmt w:val="bullet"/>
      <w:lvlText w:val="•"/>
      <w:lvlJc w:val="left"/>
      <w:rPr>
        <w:rFonts w:ascii="Times New Roman" w:hAnsi="Times New Roman" w:cs="Times New Roman"/>
      </w:rPr>
    </w:lvl>
    <w:lvl w:ilvl="6">
      <w:numFmt w:val="bullet"/>
      <w:lvlText w:val="•"/>
      <w:lvlJc w:val="left"/>
      <w:rPr>
        <w:rFonts w:ascii="Times New Roman" w:hAnsi="Times New Roman" w:cs="Times New Roman"/>
      </w:rPr>
    </w:lvl>
    <w:lvl w:ilvl="7">
      <w:numFmt w:val="bullet"/>
      <w:lvlText w:val="•"/>
      <w:lvlJc w:val="left"/>
      <w:rPr>
        <w:rFonts w:ascii="Times New Roman" w:hAnsi="Times New Roman" w:cs="Times New Roman"/>
      </w:rPr>
    </w:lvl>
    <w:lvl w:ilvl="8">
      <w:numFmt w:val="bullet"/>
      <w:lvlText w:val="•"/>
      <w:lvlJc w:val="left"/>
      <w:rPr>
        <w:rFonts w:ascii="Times New Roman" w:hAnsi="Times New Roman" w:cs="Times New Roman"/>
      </w:rPr>
    </w:lvl>
  </w:abstractNum>
  <w:abstractNum w:abstractNumId="9">
    <w:nsid w:val="2674631F"/>
    <w:multiLevelType w:val="multilevel"/>
    <w:tmpl w:val="D0C6CEAA"/>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27A927DD"/>
    <w:multiLevelType w:val="multilevel"/>
    <w:tmpl w:val="108C2E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35292381"/>
    <w:multiLevelType w:val="multilevel"/>
    <w:tmpl w:val="99F6D9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7C4293D"/>
    <w:multiLevelType w:val="multilevel"/>
    <w:tmpl w:val="A53C7006"/>
    <w:styleLink w:val="WWOutlineListStyle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44C27C77"/>
    <w:multiLevelType w:val="multilevel"/>
    <w:tmpl w:val="4A18C8FC"/>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4">
    <w:nsid w:val="507D0B2D"/>
    <w:multiLevelType w:val="multilevel"/>
    <w:tmpl w:val="C3843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0B270B5"/>
    <w:multiLevelType w:val="multilevel"/>
    <w:tmpl w:val="2DA0D3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50F20FF7"/>
    <w:multiLevelType w:val="multilevel"/>
    <w:tmpl w:val="6A22357A"/>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5458065C"/>
    <w:multiLevelType w:val="multilevel"/>
    <w:tmpl w:val="433E37F2"/>
    <w:styleLink w:val="WWNum9"/>
    <w:lvl w:ilvl="0">
      <w:numFmt w:val="bullet"/>
      <w:lvlText w:val=""/>
      <w:lvlJc w:val="left"/>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8">
    <w:nsid w:val="5A401082"/>
    <w:multiLevelType w:val="multilevel"/>
    <w:tmpl w:val="14F0B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5A52477A"/>
    <w:multiLevelType w:val="multilevel"/>
    <w:tmpl w:val="AA0C1B3C"/>
    <w:styleLink w:val="WWNum5"/>
    <w:lvl w:ilvl="0">
      <w:numFmt w:val="bullet"/>
      <w:lvlText w:val=""/>
      <w:lvlJc w:val="left"/>
      <w:rPr>
        <w:rFonts w:ascii="Times New Roman" w:hAnsi="Times New Roman" w:cs="Wingdings"/>
        <w:sz w:val="24"/>
      </w:rPr>
    </w:lvl>
    <w:lvl w:ilvl="1">
      <w:numFmt w:val="bullet"/>
      <w:lvlText w:val=""/>
      <w:lvlJc w:val="left"/>
      <w:rPr>
        <w:rFonts w:ascii="Times New Roman" w:hAnsi="Times New Roman" w:cs="Wingdings"/>
      </w:rPr>
    </w:lvl>
    <w:lvl w:ilvl="2">
      <w:numFmt w:val="bullet"/>
      <w:lvlText w:val=""/>
      <w:lvlJc w:val="left"/>
      <w:rPr>
        <w:rFonts w:ascii="Times New Roman" w:hAnsi="Times New Roman" w:cs="Wingdings"/>
      </w:rPr>
    </w:lvl>
    <w:lvl w:ilvl="3">
      <w:numFmt w:val="bullet"/>
      <w:lvlText w:val=""/>
      <w:lvlJc w:val="left"/>
      <w:rPr>
        <w:rFonts w:ascii="Times New Roman" w:hAnsi="Times New Roman" w:cs="Wingdings"/>
      </w:rPr>
    </w:lvl>
    <w:lvl w:ilvl="4">
      <w:numFmt w:val="bullet"/>
      <w:lvlText w:val=""/>
      <w:lvlJc w:val="left"/>
      <w:rPr>
        <w:rFonts w:ascii="Times New Roman" w:hAnsi="Times New Roman" w:cs="Wingdings"/>
      </w:rPr>
    </w:lvl>
    <w:lvl w:ilvl="5">
      <w:numFmt w:val="bullet"/>
      <w:lvlText w:val=""/>
      <w:lvlJc w:val="left"/>
      <w:rPr>
        <w:rFonts w:ascii="Times New Roman" w:hAnsi="Times New Roman" w:cs="Wingdings"/>
      </w:rPr>
    </w:lvl>
    <w:lvl w:ilvl="6">
      <w:numFmt w:val="bullet"/>
      <w:lvlText w:val=""/>
      <w:lvlJc w:val="left"/>
      <w:rPr>
        <w:rFonts w:ascii="Times New Roman" w:hAnsi="Times New Roman" w:cs="Wingdings"/>
      </w:rPr>
    </w:lvl>
    <w:lvl w:ilvl="7">
      <w:numFmt w:val="bullet"/>
      <w:lvlText w:val=""/>
      <w:lvlJc w:val="left"/>
      <w:rPr>
        <w:rFonts w:ascii="Times New Roman" w:hAnsi="Times New Roman" w:cs="Wingdings"/>
      </w:rPr>
    </w:lvl>
    <w:lvl w:ilvl="8">
      <w:numFmt w:val="bullet"/>
      <w:lvlText w:val=""/>
      <w:lvlJc w:val="left"/>
      <w:rPr>
        <w:rFonts w:ascii="Times New Roman" w:hAnsi="Times New Roman" w:cs="Wingdings"/>
      </w:rPr>
    </w:lvl>
  </w:abstractNum>
  <w:abstractNum w:abstractNumId="20">
    <w:nsid w:val="614A16BA"/>
    <w:multiLevelType w:val="multilevel"/>
    <w:tmpl w:val="4A24C21E"/>
    <w:styleLink w:val="WWNum8"/>
    <w:lvl w:ilvl="0">
      <w:numFmt w:val="bullet"/>
      <w:lvlText w:val=""/>
      <w:lvlJc w:val="left"/>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1">
    <w:nsid w:val="639C20E1"/>
    <w:multiLevelType w:val="multilevel"/>
    <w:tmpl w:val="0D8055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670C7B2B"/>
    <w:multiLevelType w:val="multilevel"/>
    <w:tmpl w:val="05B083DA"/>
    <w:styleLink w:val="WWNum10"/>
    <w:lvl w:ilvl="0">
      <w:numFmt w:val="bullet"/>
      <w:lvlText w:val=""/>
      <w:lvlJc w:val="left"/>
    </w:lvl>
    <w:lvl w:ilvl="1">
      <w:numFmt w:val="bullet"/>
      <w:lvlText w:val="o"/>
      <w:lvlJc w:val="left"/>
      <w:rPr>
        <w:rFonts w:ascii="Times New Roman" w:hAnsi="Times New Roman" w:cs="Courier New"/>
      </w:rPr>
    </w:lvl>
    <w:lvl w:ilvl="2">
      <w:numFmt w:val="bullet"/>
      <w:lvlText w:val=""/>
      <w:lvlJc w:val="left"/>
    </w:lvl>
    <w:lvl w:ilvl="3">
      <w:numFmt w:val="bullet"/>
      <w:lvlText w:val=""/>
      <w:lvlJc w:val="left"/>
    </w:lvl>
    <w:lvl w:ilvl="4">
      <w:numFmt w:val="bullet"/>
      <w:lvlText w:val="o"/>
      <w:lvlJc w:val="left"/>
      <w:rPr>
        <w:rFonts w:ascii="Times New Roman" w:hAnsi="Times New Roman" w:cs="Courier New"/>
      </w:rPr>
    </w:lvl>
    <w:lvl w:ilvl="5">
      <w:numFmt w:val="bullet"/>
      <w:lvlText w:val=""/>
      <w:lvlJc w:val="left"/>
    </w:lvl>
    <w:lvl w:ilvl="6">
      <w:numFmt w:val="bullet"/>
      <w:lvlText w:val=""/>
      <w:lvlJc w:val="left"/>
    </w:lvl>
    <w:lvl w:ilvl="7">
      <w:numFmt w:val="bullet"/>
      <w:lvlText w:val="o"/>
      <w:lvlJc w:val="left"/>
      <w:rPr>
        <w:rFonts w:ascii="Times New Roman" w:hAnsi="Times New Roman" w:cs="Courier New"/>
      </w:rPr>
    </w:lvl>
    <w:lvl w:ilvl="8">
      <w:numFmt w:val="bullet"/>
      <w:lvlText w:val=""/>
      <w:lvlJc w:val="left"/>
    </w:lvl>
  </w:abstractNum>
  <w:abstractNum w:abstractNumId="23">
    <w:nsid w:val="70984359"/>
    <w:multiLevelType w:val="multilevel"/>
    <w:tmpl w:val="F140C6AE"/>
    <w:styleLink w:val="WWNum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4">
    <w:nsid w:val="74CA2D70"/>
    <w:multiLevelType w:val="multilevel"/>
    <w:tmpl w:val="D366B19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5FB6AF2"/>
    <w:multiLevelType w:val="multilevel"/>
    <w:tmpl w:val="1DD009B2"/>
    <w:styleLink w:val="Sinlista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2"/>
  </w:num>
  <w:num w:numId="2">
    <w:abstractNumId w:val="0"/>
  </w:num>
  <w:num w:numId="3">
    <w:abstractNumId w:val="7"/>
  </w:num>
  <w:num w:numId="4">
    <w:abstractNumId w:val="5"/>
  </w:num>
  <w:num w:numId="5">
    <w:abstractNumId w:val="16"/>
  </w:num>
  <w:num w:numId="6">
    <w:abstractNumId w:val="24"/>
  </w:num>
  <w:num w:numId="7">
    <w:abstractNumId w:val="25"/>
  </w:num>
  <w:num w:numId="8">
    <w:abstractNumId w:val="9"/>
  </w:num>
  <w:num w:numId="9">
    <w:abstractNumId w:val="1"/>
  </w:num>
  <w:num w:numId="10">
    <w:abstractNumId w:val="2"/>
  </w:num>
  <w:num w:numId="11">
    <w:abstractNumId w:val="23"/>
  </w:num>
  <w:num w:numId="12">
    <w:abstractNumId w:val="19"/>
  </w:num>
  <w:num w:numId="13">
    <w:abstractNumId w:val="8"/>
  </w:num>
  <w:num w:numId="14">
    <w:abstractNumId w:val="4"/>
  </w:num>
  <w:num w:numId="15">
    <w:abstractNumId w:val="20"/>
  </w:num>
  <w:num w:numId="16">
    <w:abstractNumId w:val="17"/>
  </w:num>
  <w:num w:numId="17">
    <w:abstractNumId w:val="22"/>
  </w:num>
  <w:num w:numId="18">
    <w:abstractNumId w:val="15"/>
  </w:num>
  <w:num w:numId="19">
    <w:abstractNumId w:val="6"/>
  </w:num>
  <w:num w:numId="20">
    <w:abstractNumId w:val="18"/>
  </w:num>
  <w:num w:numId="21">
    <w:abstractNumId w:val="14"/>
  </w:num>
  <w:num w:numId="22">
    <w:abstractNumId w:val="3"/>
  </w:num>
  <w:num w:numId="23">
    <w:abstractNumId w:val="10"/>
  </w:num>
  <w:num w:numId="24">
    <w:abstractNumId w:val="11"/>
  </w:num>
  <w:num w:numId="25">
    <w:abstractNumId w:val="13"/>
  </w:num>
  <w:num w:numId="26">
    <w:abstractNumId w:val="21"/>
  </w:num>
  <w:num w:numId="27">
    <w:abstractNumId w:val="12"/>
  </w:num>
  <w:num w:numId="28">
    <w:abstractNumId w:val="12"/>
  </w:num>
  <w:num w:numId="29">
    <w:abstractNumId w:val="12"/>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trackRevisions/>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F3B28"/>
    <w:rsid w:val="000360BC"/>
    <w:rsid w:val="000B4904"/>
    <w:rsid w:val="000D304F"/>
    <w:rsid w:val="0016438C"/>
    <w:rsid w:val="0034376D"/>
    <w:rsid w:val="003453F1"/>
    <w:rsid w:val="00404F74"/>
    <w:rsid w:val="004949C2"/>
    <w:rsid w:val="005E38ED"/>
    <w:rsid w:val="006014CE"/>
    <w:rsid w:val="0070468F"/>
    <w:rsid w:val="00821359"/>
    <w:rsid w:val="00863F5E"/>
    <w:rsid w:val="008C0441"/>
    <w:rsid w:val="008E48F2"/>
    <w:rsid w:val="008E5671"/>
    <w:rsid w:val="0091604C"/>
    <w:rsid w:val="009F3B28"/>
    <w:rsid w:val="00A8548C"/>
    <w:rsid w:val="00B6672F"/>
    <w:rsid w:val="00BD67E2"/>
    <w:rsid w:val="00C00E8E"/>
    <w:rsid w:val="00C277CF"/>
    <w:rsid w:val="00C30E68"/>
    <w:rsid w:val="00C37E7D"/>
    <w:rsid w:val="00D02B1F"/>
    <w:rsid w:val="00D94CF2"/>
    <w:rsid w:val="00EF313B"/>
    <w:rsid w:val="00EF4440"/>
    <w:rsid w:val="00F44938"/>
    <w:rsid w:val="00F62DDB"/>
    <w:rsid w:val="00F74067"/>
    <w:rsid w:val="00FA0C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359"/>
    <w:pPr>
      <w:ind w:left="0"/>
    </w:pPr>
    <w:rPr>
      <w:color w:val="5A5A5A" w:themeColor="text1" w:themeTint="A5"/>
    </w:rPr>
  </w:style>
  <w:style w:type="paragraph" w:styleId="Ttulo1">
    <w:name w:val="heading 1"/>
    <w:basedOn w:val="Normal"/>
    <w:next w:val="Normal"/>
    <w:link w:val="Ttulo1Car"/>
    <w:uiPriority w:val="9"/>
    <w:qFormat/>
    <w:rsid w:val="00821359"/>
    <w:pPr>
      <w:spacing w:before="400" w:after="60" w:line="240" w:lineRule="auto"/>
      <w:contextualSpacing/>
      <w:outlineLvl w:val="0"/>
    </w:pPr>
    <w:rPr>
      <w:rFonts w:ascii="Calibri" w:eastAsiaTheme="majorEastAsia" w:hAnsi="Calibri" w:cstheme="majorBidi"/>
      <w:smallCaps/>
      <w:color w:val="0F243E" w:themeColor="text2" w:themeShade="7F"/>
      <w:spacing w:val="20"/>
      <w:sz w:val="32"/>
      <w:szCs w:val="32"/>
    </w:rPr>
  </w:style>
  <w:style w:type="paragraph" w:styleId="Ttulo2">
    <w:name w:val="heading 2"/>
    <w:basedOn w:val="Normal"/>
    <w:next w:val="Normal"/>
    <w:link w:val="Ttulo2Car"/>
    <w:uiPriority w:val="9"/>
    <w:unhideWhenUsed/>
    <w:qFormat/>
    <w:rsid w:val="00821359"/>
    <w:pPr>
      <w:spacing w:before="120" w:after="60" w:line="240" w:lineRule="auto"/>
      <w:contextualSpacing/>
      <w:outlineLvl w:val="1"/>
    </w:pPr>
    <w:rPr>
      <w:rFonts w:ascii="Calibri" w:eastAsiaTheme="majorEastAsia" w:hAnsi="Calibri" w:cstheme="majorBidi"/>
      <w:smallCaps/>
      <w:color w:val="17365D" w:themeColor="text2" w:themeShade="BF"/>
      <w:spacing w:val="20"/>
      <w:sz w:val="28"/>
      <w:szCs w:val="28"/>
    </w:rPr>
  </w:style>
  <w:style w:type="paragraph" w:styleId="Ttulo3">
    <w:name w:val="heading 3"/>
    <w:basedOn w:val="Normal"/>
    <w:next w:val="Normal"/>
    <w:link w:val="Ttulo3Car"/>
    <w:uiPriority w:val="9"/>
    <w:unhideWhenUsed/>
    <w:qFormat/>
    <w:rsid w:val="00821359"/>
    <w:pPr>
      <w:spacing w:before="120" w:after="60" w:line="240" w:lineRule="auto"/>
      <w:contextualSpacing/>
      <w:outlineLvl w:val="2"/>
    </w:pPr>
    <w:rPr>
      <w:rFonts w:ascii="Arial" w:eastAsiaTheme="majorEastAsia" w:hAnsi="Arial" w:cstheme="majorBidi"/>
      <w:smallCaps/>
      <w:color w:val="1F497D" w:themeColor="text2"/>
      <w:spacing w:val="20"/>
      <w:sz w:val="24"/>
      <w:szCs w:val="24"/>
    </w:rPr>
  </w:style>
  <w:style w:type="paragraph" w:styleId="Ttulo4">
    <w:name w:val="heading 4"/>
    <w:basedOn w:val="Normal"/>
    <w:next w:val="Normal"/>
    <w:link w:val="Ttulo4Car"/>
    <w:uiPriority w:val="9"/>
    <w:unhideWhenUsed/>
    <w:qFormat/>
    <w:rsid w:val="00821359"/>
    <w:pPr>
      <w:pBdr>
        <w:bottom w:val="single" w:sz="4" w:space="1" w:color="71A0DC" w:themeColor="text2" w:themeTint="7F"/>
      </w:pBdr>
      <w:spacing w:before="200" w:after="100" w:line="240" w:lineRule="auto"/>
      <w:contextualSpacing/>
      <w:outlineLvl w:val="3"/>
    </w:pPr>
    <w:rPr>
      <w:rFonts w:ascii="Arial" w:eastAsiaTheme="majorEastAsia" w:hAnsi="Arial" w:cstheme="majorBidi"/>
      <w:b/>
      <w:bCs/>
      <w:smallCaps/>
      <w:color w:val="3071C3" w:themeColor="text2" w:themeTint="BF"/>
      <w:spacing w:val="20"/>
    </w:rPr>
  </w:style>
  <w:style w:type="paragraph" w:styleId="Ttulo5">
    <w:name w:val="heading 5"/>
    <w:basedOn w:val="Normal"/>
    <w:next w:val="Normal"/>
    <w:link w:val="Ttulo5Car"/>
    <w:uiPriority w:val="9"/>
    <w:unhideWhenUsed/>
    <w:qFormat/>
    <w:rsid w:val="00821359"/>
    <w:pPr>
      <w:pBdr>
        <w:bottom w:val="single" w:sz="4" w:space="1" w:color="548DD4" w:themeColor="text2" w:themeTint="99"/>
      </w:pBdr>
      <w:spacing w:before="200" w:after="100" w:line="240" w:lineRule="auto"/>
      <w:contextualSpacing/>
      <w:outlineLvl w:val="4"/>
    </w:pPr>
    <w:rPr>
      <w:rFonts w:ascii="Arial" w:eastAsiaTheme="majorEastAsia" w:hAnsi="Arial" w:cstheme="majorBidi"/>
      <w:smallCaps/>
      <w:color w:val="3071C3" w:themeColor="text2" w:themeTint="BF"/>
      <w:spacing w:val="20"/>
    </w:rPr>
  </w:style>
  <w:style w:type="paragraph" w:styleId="Ttulo6">
    <w:name w:val="heading 6"/>
    <w:basedOn w:val="Normal"/>
    <w:next w:val="Normal"/>
    <w:link w:val="Ttulo6Car"/>
    <w:uiPriority w:val="9"/>
    <w:unhideWhenUsed/>
    <w:qFormat/>
    <w:rsid w:val="00821359"/>
    <w:pPr>
      <w:pBdr>
        <w:bottom w:val="dotted" w:sz="8" w:space="1" w:color="938953" w:themeColor="background2" w:themeShade="7F"/>
      </w:pBdr>
      <w:spacing w:before="200" w:after="100"/>
      <w:contextualSpacing/>
      <w:outlineLvl w:val="5"/>
    </w:pPr>
    <w:rPr>
      <w:rFonts w:ascii="Calibri" w:eastAsiaTheme="majorEastAsia" w:hAnsi="Calibri" w:cstheme="majorBidi"/>
      <w:smallCaps/>
      <w:color w:val="938953" w:themeColor="background2" w:themeShade="7F"/>
      <w:spacing w:val="20"/>
    </w:rPr>
  </w:style>
  <w:style w:type="paragraph" w:styleId="Ttulo7">
    <w:name w:val="heading 7"/>
    <w:basedOn w:val="Normal"/>
    <w:next w:val="Normal"/>
    <w:link w:val="Ttulo7Car"/>
    <w:uiPriority w:val="9"/>
    <w:unhideWhenUsed/>
    <w:qFormat/>
    <w:rsid w:val="00821359"/>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Ttulo8">
    <w:name w:val="heading 8"/>
    <w:basedOn w:val="Normal"/>
    <w:next w:val="Normal"/>
    <w:link w:val="Ttulo8Car"/>
    <w:uiPriority w:val="9"/>
    <w:unhideWhenUsed/>
    <w:qFormat/>
    <w:rsid w:val="00821359"/>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Ttulo9">
    <w:name w:val="heading 9"/>
    <w:basedOn w:val="Normal"/>
    <w:next w:val="Normal"/>
    <w:link w:val="Ttulo9Car"/>
    <w:uiPriority w:val="9"/>
    <w:unhideWhenUsed/>
    <w:qFormat/>
    <w:rsid w:val="00821359"/>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5">
    <w:name w:val="WW_OutlineListStyle_5"/>
    <w:basedOn w:val="Sinlista"/>
    <w:pPr>
      <w:numPr>
        <w:numId w:val="1"/>
      </w:numPr>
    </w:pPr>
  </w:style>
  <w:style w:type="paragraph" w:customStyle="1" w:styleId="Standard">
    <w:name w:val="Standard"/>
    <w:pPr>
      <w:suppressAutoHyphens/>
      <w:spacing w:line="247" w:lineRule="auto"/>
    </w:pPr>
  </w:style>
  <w:style w:type="paragraph" w:customStyle="1" w:styleId="Heading">
    <w:name w:val="Heading"/>
    <w:basedOn w:val="Standard"/>
    <w:next w:val="Textbody"/>
    <w:pPr>
      <w:keepNext/>
      <w:spacing w:before="240" w:after="120"/>
    </w:pPr>
    <w:rPr>
      <w:rFonts w:ascii="Liberation Sans" w:eastAsia="Microsoft YaHei" w:hAnsi="Liberation Sans" w:cs="Arial Unicode MS"/>
      <w:sz w:val="28"/>
      <w:szCs w:val="28"/>
    </w:rPr>
  </w:style>
  <w:style w:type="paragraph" w:customStyle="1" w:styleId="Textbody">
    <w:name w:val="Text body"/>
    <w:basedOn w:val="Standard"/>
    <w:pPr>
      <w:spacing w:after="140" w:line="288" w:lineRule="auto"/>
    </w:pPr>
  </w:style>
  <w:style w:type="paragraph" w:styleId="Lista">
    <w:name w:val="List"/>
    <w:basedOn w:val="Textbody"/>
    <w:rPr>
      <w:rFonts w:cs="Mangal"/>
    </w:rPr>
  </w:style>
  <w:style w:type="paragraph" w:styleId="Epgrafe">
    <w:name w:val="caption"/>
    <w:basedOn w:val="Normal"/>
    <w:next w:val="Normal"/>
    <w:uiPriority w:val="35"/>
    <w:unhideWhenUsed/>
    <w:qFormat/>
    <w:rsid w:val="00821359"/>
    <w:rPr>
      <w:b/>
      <w:bCs/>
      <w:smallCaps/>
      <w:color w:val="1F497D" w:themeColor="text2"/>
      <w:spacing w:val="10"/>
      <w:sz w:val="18"/>
      <w:szCs w:val="18"/>
    </w:rPr>
  </w:style>
  <w:style w:type="paragraph" w:customStyle="1" w:styleId="Index">
    <w:name w:val="Index"/>
    <w:basedOn w:val="Standard"/>
    <w:pPr>
      <w:suppressLineNumbers/>
    </w:pPr>
    <w:rPr>
      <w:rFonts w:cs="Mangal"/>
    </w:rPr>
  </w:style>
  <w:style w:type="paragraph" w:styleId="Ttulo">
    <w:name w:val="Title"/>
    <w:next w:val="Normal"/>
    <w:link w:val="TtuloCar"/>
    <w:uiPriority w:val="10"/>
    <w:qFormat/>
    <w:rsid w:val="00821359"/>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paragraph" w:styleId="Prrafodelista">
    <w:name w:val="List Paragraph"/>
    <w:basedOn w:val="Normal"/>
    <w:uiPriority w:val="34"/>
    <w:qFormat/>
    <w:rsid w:val="00821359"/>
    <w:pPr>
      <w:ind w:left="720"/>
      <w:contextualSpacing/>
    </w:p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es-ES"/>
    </w:rPr>
  </w:style>
  <w:style w:type="paragraph" w:customStyle="1" w:styleId="Predeterminado">
    <w:name w:val="Predeterminado"/>
    <w:pPr>
      <w:suppressAutoHyphens/>
      <w:spacing w:after="200" w:line="276" w:lineRule="auto"/>
    </w:pPr>
    <w:rPr>
      <w:rFonts w:eastAsia="SimSun" w:cs="Calibri"/>
    </w:rPr>
  </w:style>
  <w:style w:type="paragraph" w:styleId="Textodeglobo">
    <w:name w:val="Balloon Text"/>
    <w:basedOn w:val="Standard"/>
    <w:pPr>
      <w:spacing w:after="0" w:line="240" w:lineRule="auto"/>
    </w:pPr>
    <w:rPr>
      <w:rFonts w:ascii="Segoe UI" w:hAnsi="Segoe UI" w:cs="Segoe UI"/>
      <w:sz w:val="18"/>
      <w:szCs w:val="18"/>
    </w:rPr>
  </w:style>
  <w:style w:type="paragraph" w:styleId="Encabezado">
    <w:name w:val="header"/>
    <w:basedOn w:val="Standard"/>
    <w:pPr>
      <w:tabs>
        <w:tab w:val="center" w:pos="4252"/>
        <w:tab w:val="right" w:pos="8504"/>
      </w:tabs>
      <w:spacing w:after="0" w:line="240" w:lineRule="auto"/>
    </w:pPr>
  </w:style>
  <w:style w:type="paragraph" w:styleId="Piedepgina">
    <w:name w:val="footer"/>
    <w:basedOn w:val="Standard"/>
    <w:pPr>
      <w:tabs>
        <w:tab w:val="center" w:pos="4252"/>
        <w:tab w:val="right" w:pos="8504"/>
      </w:tabs>
      <w:spacing w:after="0" w:line="240" w:lineRule="auto"/>
    </w:pPr>
  </w:style>
  <w:style w:type="paragraph" w:styleId="Revisin">
    <w:name w:val="Revision"/>
    <w:pPr>
      <w:suppressAutoHyphens/>
    </w:pPr>
  </w:style>
  <w:style w:type="paragraph" w:customStyle="1" w:styleId="TableContents">
    <w:name w:val="Table Contents"/>
    <w:basedOn w:val="Standard"/>
  </w:style>
  <w:style w:type="paragraph" w:customStyle="1" w:styleId="TableHeading">
    <w:name w:val="Table Heading"/>
    <w:basedOn w:val="TableContents"/>
  </w:style>
  <w:style w:type="character" w:customStyle="1" w:styleId="PredeterminadoCar">
    <w:name w:val="Predeterminado Car"/>
    <w:rPr>
      <w:rFonts w:ascii="Calibri" w:eastAsia="SimSun" w:hAnsi="Calibri" w:cs="Calibri"/>
      <w:sz w:val="20"/>
      <w:szCs w:val="20"/>
    </w:rPr>
  </w:style>
  <w:style w:type="character" w:customStyle="1" w:styleId="TextodegloboCar">
    <w:name w:val="Texto de globo Car"/>
    <w:basedOn w:val="Fuentedeprrafopredeter"/>
    <w:rPr>
      <w:rFonts w:ascii="Segoe UI" w:hAnsi="Segoe UI" w:cs="Segoe UI"/>
      <w:sz w:val="18"/>
      <w:szCs w:val="18"/>
    </w:r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TtuloCar">
    <w:name w:val="Título Car"/>
    <w:basedOn w:val="Fuentedeprrafopredeter"/>
    <w:link w:val="Ttulo"/>
    <w:uiPriority w:val="10"/>
    <w:rsid w:val="00821359"/>
    <w:rPr>
      <w:rFonts w:asciiTheme="majorHAnsi" w:eastAsiaTheme="majorEastAsia" w:hAnsiTheme="majorHAnsi" w:cstheme="majorBidi"/>
      <w:smallCaps/>
      <w:color w:val="17365D" w:themeColor="text2" w:themeShade="BF"/>
      <w:spacing w:val="5"/>
      <w:sz w:val="72"/>
      <w:szCs w:val="72"/>
    </w:rPr>
  </w:style>
  <w:style w:type="character" w:customStyle="1" w:styleId="Ttulo1Car">
    <w:name w:val="Título 1 Car"/>
    <w:basedOn w:val="Fuentedeprrafopredeter"/>
    <w:link w:val="Ttulo1"/>
    <w:uiPriority w:val="9"/>
    <w:rsid w:val="00821359"/>
    <w:rPr>
      <w:rFonts w:ascii="Calibri" w:eastAsiaTheme="majorEastAsia" w:hAnsi="Calibri" w:cstheme="majorBidi"/>
      <w:smallCaps/>
      <w:color w:val="0F243E" w:themeColor="text2" w:themeShade="7F"/>
      <w:spacing w:val="20"/>
      <w:sz w:val="32"/>
      <w:szCs w:val="32"/>
    </w:rPr>
  </w:style>
  <w:style w:type="character" w:customStyle="1" w:styleId="Ttulo2Car">
    <w:name w:val="Título 2 Car"/>
    <w:basedOn w:val="Fuentedeprrafopredeter"/>
    <w:link w:val="Ttulo2"/>
    <w:uiPriority w:val="9"/>
    <w:rsid w:val="00821359"/>
    <w:rPr>
      <w:rFonts w:ascii="Calibri" w:eastAsiaTheme="majorEastAsia" w:hAnsi="Calibri" w:cstheme="majorBidi"/>
      <w:smallCaps/>
      <w:color w:val="17365D" w:themeColor="text2" w:themeShade="BF"/>
      <w:spacing w:val="20"/>
      <w:sz w:val="28"/>
      <w:szCs w:val="28"/>
    </w:rPr>
  </w:style>
  <w:style w:type="character" w:customStyle="1" w:styleId="Ttulo3Car">
    <w:name w:val="Título 3 Car"/>
    <w:basedOn w:val="Fuentedeprrafopredeter"/>
    <w:link w:val="Ttulo3"/>
    <w:uiPriority w:val="9"/>
    <w:rsid w:val="00821359"/>
    <w:rPr>
      <w:rFonts w:ascii="Arial" w:eastAsiaTheme="majorEastAsia" w:hAnsi="Arial" w:cstheme="majorBidi"/>
      <w:smallCaps/>
      <w:color w:val="1F497D" w:themeColor="text2"/>
      <w:spacing w:val="20"/>
      <w:sz w:val="24"/>
      <w:szCs w:val="24"/>
    </w:rPr>
  </w:style>
  <w:style w:type="character" w:customStyle="1" w:styleId="Ttulo4Car">
    <w:name w:val="Título 4 Car"/>
    <w:basedOn w:val="Fuentedeprrafopredeter"/>
    <w:link w:val="Ttulo4"/>
    <w:uiPriority w:val="9"/>
    <w:rsid w:val="00821359"/>
    <w:rPr>
      <w:rFonts w:ascii="Arial" w:eastAsiaTheme="majorEastAsia" w:hAnsi="Arial" w:cstheme="majorBidi"/>
      <w:b/>
      <w:bCs/>
      <w:smallCaps/>
      <w:color w:val="3071C3" w:themeColor="text2" w:themeTint="BF"/>
      <w:spacing w:val="20"/>
    </w:rPr>
  </w:style>
  <w:style w:type="character" w:customStyle="1" w:styleId="Ttulo5Car">
    <w:name w:val="Título 5 Car"/>
    <w:basedOn w:val="Fuentedeprrafopredeter"/>
    <w:link w:val="Ttulo5"/>
    <w:uiPriority w:val="9"/>
    <w:rsid w:val="00821359"/>
    <w:rPr>
      <w:rFonts w:ascii="Arial" w:eastAsiaTheme="majorEastAsia" w:hAnsi="Arial" w:cstheme="majorBidi"/>
      <w:smallCaps/>
      <w:color w:val="3071C3" w:themeColor="text2" w:themeTint="BF"/>
      <w:spacing w:val="20"/>
    </w:rPr>
  </w:style>
  <w:style w:type="character" w:customStyle="1" w:styleId="Ttulo6Car">
    <w:name w:val="Título 6 Car"/>
    <w:basedOn w:val="Fuentedeprrafopredeter"/>
    <w:link w:val="Ttulo6"/>
    <w:uiPriority w:val="9"/>
    <w:rsid w:val="00821359"/>
    <w:rPr>
      <w:rFonts w:ascii="Calibri" w:eastAsiaTheme="majorEastAsia" w:hAnsi="Calibri" w:cstheme="majorBidi"/>
      <w:smallCaps/>
      <w:color w:val="938953" w:themeColor="background2" w:themeShade="7F"/>
      <w:spacing w:val="20"/>
    </w:rPr>
  </w:style>
  <w:style w:type="character" w:customStyle="1" w:styleId="Ttulo7Car">
    <w:name w:val="Título 7 Car"/>
    <w:basedOn w:val="Fuentedeprrafopredeter"/>
    <w:link w:val="Ttulo7"/>
    <w:uiPriority w:val="9"/>
    <w:rsid w:val="00821359"/>
    <w:rPr>
      <w:rFonts w:asciiTheme="majorHAnsi" w:eastAsiaTheme="majorEastAsia" w:hAnsiTheme="majorHAnsi" w:cstheme="majorBidi"/>
      <w:b/>
      <w:bCs/>
      <w:smallCaps/>
      <w:color w:val="938953" w:themeColor="background2" w:themeShade="7F"/>
      <w:spacing w:val="20"/>
      <w:sz w:val="16"/>
      <w:szCs w:val="16"/>
    </w:rPr>
  </w:style>
  <w:style w:type="character" w:customStyle="1" w:styleId="Ttulo8Car">
    <w:name w:val="Título 8 Car"/>
    <w:basedOn w:val="Fuentedeprrafopredeter"/>
    <w:link w:val="Ttulo8"/>
    <w:uiPriority w:val="9"/>
    <w:rsid w:val="00821359"/>
    <w:rPr>
      <w:rFonts w:asciiTheme="majorHAnsi" w:eastAsiaTheme="majorEastAsia" w:hAnsiTheme="majorHAnsi" w:cstheme="majorBidi"/>
      <w:b/>
      <w:smallCaps/>
      <w:color w:val="938953" w:themeColor="background2" w:themeShade="7F"/>
      <w:spacing w:val="20"/>
      <w:sz w:val="16"/>
      <w:szCs w:val="16"/>
    </w:rPr>
  </w:style>
  <w:style w:type="character" w:customStyle="1" w:styleId="Ttulo9Car">
    <w:name w:val="Título 9 Car"/>
    <w:basedOn w:val="Fuentedeprrafopredeter"/>
    <w:link w:val="Ttulo9"/>
    <w:uiPriority w:val="9"/>
    <w:rsid w:val="00821359"/>
    <w:rPr>
      <w:rFonts w:asciiTheme="majorHAnsi" w:eastAsiaTheme="majorEastAsia" w:hAnsiTheme="majorHAnsi" w:cstheme="majorBidi"/>
      <w:smallCaps/>
      <w:color w:val="938953" w:themeColor="background2" w:themeShade="7F"/>
      <w:spacing w:val="20"/>
      <w:sz w:val="16"/>
      <w:szCs w:val="16"/>
    </w:rPr>
  </w:style>
  <w:style w:type="character" w:customStyle="1" w:styleId="ListLabel1">
    <w:name w:val="ListLabel 1"/>
    <w:rPr>
      <w:b w:val="0"/>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b w:val="0"/>
    </w:rPr>
  </w:style>
  <w:style w:type="character" w:customStyle="1" w:styleId="Internetlink">
    <w:name w:val="Internet link"/>
    <w:basedOn w:val="Fuentedeprrafopredeter"/>
    <w:rPr>
      <w:color w:val="0563C1"/>
      <w:u w:val="single"/>
    </w:rPr>
  </w:style>
  <w:style w:type="character" w:customStyle="1" w:styleId="UnresolvedMention">
    <w:name w:val="Unresolved Mention"/>
    <w:basedOn w:val="Fuentedeprrafopredeter"/>
    <w:rPr>
      <w:color w:val="605E5C"/>
      <w:shd w:val="clear" w:color="auto" w:fill="E1DFDD"/>
    </w:rPr>
  </w:style>
  <w:style w:type="character" w:customStyle="1" w:styleId="ListLabel15">
    <w:name w:val="ListLabel 15"/>
    <w:rPr>
      <w:rFonts w:cs="Wingdings"/>
      <w:sz w:val="24"/>
    </w:rPr>
  </w:style>
  <w:style w:type="character" w:customStyle="1" w:styleId="ListLabel16">
    <w:name w:val="ListLabel 16"/>
    <w:rPr>
      <w:rFonts w:cs="Wingdings"/>
    </w:rPr>
  </w:style>
  <w:style w:type="character" w:customStyle="1" w:styleId="ListLabel17">
    <w:name w:val="ListLabel 17"/>
    <w:rPr>
      <w:rFonts w:cs="Wingdings"/>
    </w:rPr>
  </w:style>
  <w:style w:type="character" w:customStyle="1" w:styleId="ListLabel18">
    <w:name w:val="ListLabel 18"/>
    <w:rPr>
      <w:rFonts w:cs="Wingdings"/>
    </w:rPr>
  </w:style>
  <w:style w:type="character" w:customStyle="1" w:styleId="ListLabel19">
    <w:name w:val="ListLabel 19"/>
    <w:rPr>
      <w:rFonts w:cs="Wingdings"/>
    </w:rPr>
  </w:style>
  <w:style w:type="character" w:customStyle="1" w:styleId="ListLabel20">
    <w:name w:val="ListLabel 20"/>
    <w:rPr>
      <w:rFonts w:cs="Wingdings"/>
    </w:rPr>
  </w:style>
  <w:style w:type="character" w:customStyle="1" w:styleId="ListLabel21">
    <w:name w:val="ListLabel 21"/>
    <w:rPr>
      <w:rFonts w:cs="Wingdings"/>
    </w:rPr>
  </w:style>
  <w:style w:type="character" w:customStyle="1" w:styleId="ListLabel22">
    <w:name w:val="ListLabel 22"/>
    <w:rPr>
      <w:rFonts w:cs="Wingdings"/>
    </w:rPr>
  </w:style>
  <w:style w:type="character" w:customStyle="1" w:styleId="ListLabel23">
    <w:name w:val="ListLabel 23"/>
    <w:rPr>
      <w:rFonts w:cs="Wingdings"/>
    </w:rPr>
  </w:style>
  <w:style w:type="character" w:customStyle="1" w:styleId="ListLabel24">
    <w:name w:val="ListLabel 24"/>
    <w:rPr>
      <w:rFonts w:cs="Times New Roman"/>
      <w:sz w:val="24"/>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Times New Roman"/>
    </w:rPr>
  </w:style>
  <w:style w:type="character" w:customStyle="1" w:styleId="ListLabel29">
    <w:name w:val="ListLabel 29"/>
    <w:rPr>
      <w:rFonts w:cs="Times New Roman"/>
    </w:rPr>
  </w:style>
  <w:style w:type="character" w:customStyle="1" w:styleId="ListLabel30">
    <w:name w:val="ListLabel 30"/>
    <w:rPr>
      <w:rFonts w:cs="Times New Roman"/>
    </w:rPr>
  </w:style>
  <w:style w:type="character" w:customStyle="1" w:styleId="ListLabel31">
    <w:name w:val="ListLabel 31"/>
    <w:rPr>
      <w:rFonts w:cs="Times New Roman"/>
    </w:rPr>
  </w:style>
  <w:style w:type="character" w:customStyle="1" w:styleId="ListLabel32">
    <w:name w:val="ListLabel 32"/>
    <w:rPr>
      <w:rFonts w:cs="Times New Roman"/>
    </w:rPr>
  </w:style>
  <w:style w:type="character" w:customStyle="1" w:styleId="ListLabel33">
    <w:name w:val="ListLabel 33"/>
    <w:rPr>
      <w:rFonts w:cs="Times New Roman"/>
      <w:sz w:val="24"/>
    </w:rPr>
  </w:style>
  <w:style w:type="character" w:customStyle="1" w:styleId="ListLabel34">
    <w:name w:val="ListLabel 34"/>
    <w:rPr>
      <w:rFonts w:cs="Times New Roman"/>
      <w:sz w:val="24"/>
    </w:rPr>
  </w:style>
  <w:style w:type="character" w:customStyle="1" w:styleId="ListLabel35">
    <w:name w:val="ListLabel 35"/>
    <w:rPr>
      <w:rFonts w:cs="Times New Roman"/>
    </w:rPr>
  </w:style>
  <w:style w:type="character" w:customStyle="1" w:styleId="ListLabel36">
    <w:name w:val="ListLabel 36"/>
    <w:rPr>
      <w:rFonts w:cs="Times New Roman"/>
    </w:rPr>
  </w:style>
  <w:style w:type="character" w:customStyle="1" w:styleId="ListLabel37">
    <w:name w:val="ListLabel 37"/>
    <w:rPr>
      <w:rFonts w:cs="Times New Roman"/>
    </w:rPr>
  </w:style>
  <w:style w:type="character" w:customStyle="1" w:styleId="ListLabel38">
    <w:name w:val="ListLabel 38"/>
    <w:rPr>
      <w:rFonts w:cs="Times New Roman"/>
    </w:rPr>
  </w:style>
  <w:style w:type="character" w:customStyle="1" w:styleId="ListLabel39">
    <w:name w:val="ListLabel 39"/>
    <w:rPr>
      <w:rFonts w:cs="Times New Roman"/>
    </w:rPr>
  </w:style>
  <w:style w:type="character" w:customStyle="1" w:styleId="ListLabel40">
    <w:name w:val="ListLabel 40"/>
    <w:rPr>
      <w:rFonts w:cs="Times New Roman"/>
    </w:rPr>
  </w:style>
  <w:style w:type="character" w:customStyle="1" w:styleId="ListLabel41">
    <w:name w:val="ListLabel 41"/>
    <w:rPr>
      <w:rFonts w:cs="Times New Roman"/>
    </w:rPr>
  </w:style>
  <w:style w:type="character" w:customStyle="1" w:styleId="ListLabel42">
    <w:name w:val="ListLabel 42"/>
    <w:rPr>
      <w:rFonts w:cs="Courier New"/>
    </w:r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rPr>
      <w:color w:val="0000FF"/>
      <w:u w:val="single"/>
    </w:rPr>
  </w:style>
  <w:style w:type="character" w:styleId="CdigoHTML">
    <w:name w:val="HTML Code"/>
    <w:basedOn w:val="Fuentedeprrafopredeter"/>
    <w:rPr>
      <w:rFonts w:ascii="Courier New" w:eastAsia="Times New Roman" w:hAnsi="Courier New" w:cs="Courier New"/>
      <w:sz w:val="20"/>
      <w:szCs w:val="20"/>
    </w:rPr>
  </w:style>
  <w:style w:type="paragraph" w:styleId="TtulodeTDC">
    <w:name w:val="TOC Heading"/>
    <w:basedOn w:val="Ttulo1"/>
    <w:next w:val="Normal"/>
    <w:uiPriority w:val="39"/>
    <w:unhideWhenUsed/>
    <w:qFormat/>
    <w:rsid w:val="00821359"/>
    <w:pPr>
      <w:outlineLvl w:val="9"/>
    </w:pPr>
    <w:rPr>
      <w:lang w:bidi="en-US"/>
    </w:rPr>
  </w:style>
  <w:style w:type="paragraph" w:styleId="TDC1">
    <w:name w:val="toc 1"/>
    <w:basedOn w:val="Normal"/>
    <w:next w:val="Normal"/>
    <w:autoRedefine/>
    <w:uiPriority w:val="39"/>
    <w:pPr>
      <w:spacing w:after="100" w:line="276" w:lineRule="auto"/>
      <w:jc w:val="both"/>
    </w:pPr>
    <w:rPr>
      <w:rFonts w:ascii="Arial" w:eastAsia="Times New Roman" w:hAnsi="Arial" w:cs="Times New Roman"/>
      <w:color w:val="404040"/>
      <w:sz w:val="24"/>
    </w:rPr>
  </w:style>
  <w:style w:type="paragraph" w:styleId="TDC2">
    <w:name w:val="toc 2"/>
    <w:basedOn w:val="Normal"/>
    <w:next w:val="Normal"/>
    <w:autoRedefine/>
    <w:uiPriority w:val="39"/>
    <w:pPr>
      <w:spacing w:after="100" w:line="276" w:lineRule="auto"/>
      <w:ind w:left="220"/>
      <w:jc w:val="both"/>
    </w:pPr>
    <w:rPr>
      <w:rFonts w:ascii="Arial" w:eastAsia="Times New Roman" w:hAnsi="Arial" w:cs="Times New Roman"/>
      <w:color w:val="404040"/>
      <w:sz w:val="24"/>
    </w:rPr>
  </w:style>
  <w:style w:type="paragraph" w:styleId="TDC3">
    <w:name w:val="toc 3"/>
    <w:basedOn w:val="Normal"/>
    <w:next w:val="Normal"/>
    <w:autoRedefine/>
    <w:uiPriority w:val="39"/>
    <w:pPr>
      <w:spacing w:after="100" w:line="276" w:lineRule="auto"/>
      <w:ind w:left="440"/>
      <w:jc w:val="both"/>
    </w:pPr>
    <w:rPr>
      <w:rFonts w:ascii="Arial" w:eastAsia="Times New Roman" w:hAnsi="Arial" w:cs="Times New Roman"/>
      <w:color w:val="404040"/>
      <w:sz w:val="24"/>
    </w:rPr>
  </w:style>
  <w:style w:type="paragraph" w:styleId="Sinespaciado">
    <w:name w:val="No Spacing"/>
    <w:basedOn w:val="Normal"/>
    <w:uiPriority w:val="1"/>
    <w:qFormat/>
    <w:rsid w:val="00821359"/>
    <w:pPr>
      <w:spacing w:after="0" w:line="240" w:lineRule="auto"/>
    </w:pPr>
  </w:style>
  <w:style w:type="paragraph" w:styleId="Subttulo">
    <w:name w:val="Subtitle"/>
    <w:next w:val="Normal"/>
    <w:link w:val="SubttuloCar"/>
    <w:uiPriority w:val="11"/>
    <w:qFormat/>
    <w:rsid w:val="00821359"/>
    <w:pPr>
      <w:spacing w:after="600" w:line="240" w:lineRule="auto"/>
      <w:ind w:left="0"/>
    </w:pPr>
    <w:rPr>
      <w:smallCaps/>
      <w:color w:val="938953" w:themeColor="background2" w:themeShade="7F"/>
      <w:spacing w:val="5"/>
      <w:sz w:val="28"/>
      <w:szCs w:val="28"/>
    </w:rPr>
  </w:style>
  <w:style w:type="character" w:customStyle="1" w:styleId="SubttuloCar">
    <w:name w:val="Subtítulo Car"/>
    <w:basedOn w:val="Fuentedeprrafopredeter"/>
    <w:link w:val="Subttulo"/>
    <w:uiPriority w:val="11"/>
    <w:rsid w:val="00821359"/>
    <w:rPr>
      <w:smallCaps/>
      <w:color w:val="938953" w:themeColor="background2" w:themeShade="7F"/>
      <w:spacing w:val="5"/>
      <w:sz w:val="28"/>
      <w:szCs w:val="28"/>
    </w:rPr>
  </w:style>
  <w:style w:type="character" w:styleId="Textoennegrita">
    <w:name w:val="Strong"/>
    <w:uiPriority w:val="22"/>
    <w:qFormat/>
    <w:rsid w:val="00821359"/>
    <w:rPr>
      <w:b/>
      <w:bCs/>
      <w:spacing w:val="0"/>
    </w:rPr>
  </w:style>
  <w:style w:type="character" w:styleId="nfasis">
    <w:name w:val="Emphasis"/>
    <w:uiPriority w:val="20"/>
    <w:qFormat/>
    <w:rsid w:val="00821359"/>
    <w:rPr>
      <w:b/>
      <w:bCs/>
      <w:smallCaps/>
      <w:dstrike w:val="0"/>
      <w:color w:val="5A5A5A" w:themeColor="text1" w:themeTint="A5"/>
      <w:spacing w:val="20"/>
      <w:kern w:val="0"/>
      <w:vertAlign w:val="baseline"/>
    </w:rPr>
  </w:style>
  <w:style w:type="paragraph" w:styleId="Cita">
    <w:name w:val="Quote"/>
    <w:basedOn w:val="Normal"/>
    <w:next w:val="Normal"/>
    <w:link w:val="CitaCar"/>
    <w:uiPriority w:val="29"/>
    <w:qFormat/>
    <w:rsid w:val="00821359"/>
    <w:rPr>
      <w:i/>
      <w:iCs/>
    </w:rPr>
  </w:style>
  <w:style w:type="character" w:customStyle="1" w:styleId="CitaCar">
    <w:name w:val="Cita Car"/>
    <w:basedOn w:val="Fuentedeprrafopredeter"/>
    <w:link w:val="Cita"/>
    <w:uiPriority w:val="29"/>
    <w:rsid w:val="00821359"/>
    <w:rPr>
      <w:i/>
      <w:iCs/>
      <w:color w:val="5A5A5A" w:themeColor="text1" w:themeTint="A5"/>
    </w:rPr>
  </w:style>
  <w:style w:type="paragraph" w:styleId="Citadestacada">
    <w:name w:val="Intense Quote"/>
    <w:basedOn w:val="Normal"/>
    <w:next w:val="Normal"/>
    <w:link w:val="CitadestacadaCar"/>
    <w:uiPriority w:val="30"/>
    <w:qFormat/>
    <w:rsid w:val="00821359"/>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CitadestacadaCar">
    <w:name w:val="Cita destacada Car"/>
    <w:basedOn w:val="Fuentedeprrafopredeter"/>
    <w:link w:val="Citadestacada"/>
    <w:uiPriority w:val="30"/>
    <w:rsid w:val="00821359"/>
    <w:rPr>
      <w:rFonts w:asciiTheme="majorHAnsi" w:eastAsiaTheme="majorEastAsia" w:hAnsiTheme="majorHAnsi" w:cstheme="majorBidi"/>
      <w:smallCaps/>
      <w:color w:val="365F91" w:themeColor="accent1" w:themeShade="BF"/>
    </w:rPr>
  </w:style>
  <w:style w:type="character" w:styleId="nfasissutil">
    <w:name w:val="Subtle Emphasis"/>
    <w:uiPriority w:val="19"/>
    <w:qFormat/>
    <w:rsid w:val="00821359"/>
    <w:rPr>
      <w:smallCaps/>
      <w:dstrike w:val="0"/>
      <w:color w:val="5A5A5A" w:themeColor="text1" w:themeTint="A5"/>
      <w:vertAlign w:val="baseline"/>
    </w:rPr>
  </w:style>
  <w:style w:type="character" w:styleId="nfasisintenso">
    <w:name w:val="Intense Emphasis"/>
    <w:uiPriority w:val="21"/>
    <w:qFormat/>
    <w:rsid w:val="00821359"/>
    <w:rPr>
      <w:b/>
      <w:bCs/>
      <w:smallCaps/>
      <w:color w:val="4F81BD" w:themeColor="accent1"/>
      <w:spacing w:val="40"/>
    </w:rPr>
  </w:style>
  <w:style w:type="character" w:styleId="Referenciasutil">
    <w:name w:val="Subtle Reference"/>
    <w:uiPriority w:val="31"/>
    <w:qFormat/>
    <w:rsid w:val="00821359"/>
    <w:rPr>
      <w:rFonts w:asciiTheme="majorHAnsi" w:eastAsiaTheme="majorEastAsia" w:hAnsiTheme="majorHAnsi" w:cstheme="majorBidi"/>
      <w:i/>
      <w:iCs/>
      <w:smallCaps/>
      <w:color w:val="5A5A5A" w:themeColor="text1" w:themeTint="A5"/>
      <w:spacing w:val="20"/>
    </w:rPr>
  </w:style>
  <w:style w:type="character" w:styleId="Referenciaintensa">
    <w:name w:val="Intense Reference"/>
    <w:uiPriority w:val="32"/>
    <w:qFormat/>
    <w:rsid w:val="00821359"/>
    <w:rPr>
      <w:rFonts w:asciiTheme="majorHAnsi" w:eastAsiaTheme="majorEastAsia" w:hAnsiTheme="majorHAnsi" w:cstheme="majorBidi"/>
      <w:b/>
      <w:bCs/>
      <w:i/>
      <w:iCs/>
      <w:smallCaps/>
      <w:color w:val="17365D" w:themeColor="text2" w:themeShade="BF"/>
      <w:spacing w:val="20"/>
    </w:rPr>
  </w:style>
  <w:style w:type="character" w:styleId="Ttulodellibro">
    <w:name w:val="Book Title"/>
    <w:uiPriority w:val="33"/>
    <w:qFormat/>
    <w:rsid w:val="00821359"/>
    <w:rPr>
      <w:rFonts w:asciiTheme="majorHAnsi" w:eastAsiaTheme="majorEastAsia" w:hAnsiTheme="majorHAnsi" w:cstheme="majorBidi"/>
      <w:b/>
      <w:bCs/>
      <w:smallCaps/>
      <w:color w:val="17365D" w:themeColor="text2" w:themeShade="BF"/>
      <w:spacing w:val="10"/>
      <w:u w:val="single"/>
    </w:rPr>
  </w:style>
  <w:style w:type="character" w:customStyle="1" w:styleId="SinespaciadoCar">
    <w:name w:val="Sin espaciado Car"/>
    <w:basedOn w:val="Fuentedeprrafopredeter"/>
    <w:rPr>
      <w:rFonts w:ascii="Arial" w:eastAsia="Times New Roman" w:hAnsi="Arial" w:cs="Times New Roman"/>
      <w:color w:val="404040"/>
      <w:kern w:val="0"/>
      <w:sz w:val="24"/>
      <w:szCs w:val="20"/>
    </w:rPr>
  </w:style>
  <w:style w:type="character" w:customStyle="1" w:styleId="name">
    <w:name w:val="name"/>
    <w:basedOn w:val="Fuentedeprrafopredeter"/>
  </w:style>
  <w:style w:type="character" w:customStyle="1" w:styleId="identifier">
    <w:name w:val="identifier"/>
    <w:basedOn w:val="Fuentedeprrafopredeter"/>
  </w:style>
  <w:style w:type="paragraph" w:customStyle="1" w:styleId="Cdigo">
    <w:name w:val="Código"/>
    <w:basedOn w:val="Normal"/>
    <w:link w:val="CdigoCar"/>
    <w:qFormat/>
    <w:rsid w:val="00F74067"/>
    <w:pPr>
      <w:shd w:val="clear" w:color="auto" w:fill="282C34"/>
      <w:spacing w:after="240" w:line="240" w:lineRule="auto"/>
      <w:contextualSpacing/>
    </w:pPr>
    <w:rPr>
      <w:rFonts w:ascii="Consolas" w:eastAsia="Times New Roman" w:hAnsi="Consolas" w:cs="Times New Roman"/>
      <w:color w:val="61AFEF"/>
      <w:sz w:val="16"/>
      <w:szCs w:val="21"/>
      <w:lang w:eastAsia="es-ES"/>
    </w:rPr>
  </w:style>
  <w:style w:type="character" w:customStyle="1" w:styleId="CdigoCar">
    <w:name w:val="Código Car"/>
    <w:basedOn w:val="Fuentedeprrafopredeter"/>
    <w:link w:val="Cdigo"/>
    <w:rsid w:val="00F74067"/>
    <w:rPr>
      <w:rFonts w:ascii="Consolas" w:eastAsia="Times New Roman" w:hAnsi="Consolas" w:cs="Times New Roman"/>
      <w:color w:val="61AFEF"/>
      <w:sz w:val="16"/>
      <w:szCs w:val="21"/>
      <w:shd w:val="clear" w:color="auto" w:fill="282C34"/>
      <w:lang w:eastAsia="es-ES"/>
    </w:rPr>
  </w:style>
  <w:style w:type="numbering" w:customStyle="1" w:styleId="WWOutlineListStyle4">
    <w:name w:val="WW_OutlineListStyle_4"/>
    <w:basedOn w:val="Sinlista"/>
    <w:pPr>
      <w:numPr>
        <w:numId w:val="2"/>
      </w:numPr>
    </w:pPr>
  </w:style>
  <w:style w:type="numbering" w:customStyle="1" w:styleId="WWOutlineListStyle3">
    <w:name w:val="WW_OutlineListStyle_3"/>
    <w:basedOn w:val="Sinlista"/>
    <w:pPr>
      <w:numPr>
        <w:numId w:val="3"/>
      </w:numPr>
    </w:pPr>
  </w:style>
  <w:style w:type="numbering" w:customStyle="1" w:styleId="WWOutlineListStyle2">
    <w:name w:val="WW_OutlineListStyle_2"/>
    <w:basedOn w:val="Sinlista"/>
    <w:pPr>
      <w:numPr>
        <w:numId w:val="4"/>
      </w:numPr>
    </w:pPr>
  </w:style>
  <w:style w:type="numbering" w:customStyle="1" w:styleId="WWOutlineListStyle1">
    <w:name w:val="WW_OutlineListStyle_1"/>
    <w:basedOn w:val="Sinlista"/>
    <w:pPr>
      <w:numPr>
        <w:numId w:val="5"/>
      </w:numPr>
    </w:pPr>
  </w:style>
  <w:style w:type="numbering" w:customStyle="1" w:styleId="WWOutlineListStyle">
    <w:name w:val="WW_OutlineListStyle"/>
    <w:basedOn w:val="Sinlista"/>
    <w:pPr>
      <w:numPr>
        <w:numId w:val="6"/>
      </w:numPr>
    </w:pPr>
  </w:style>
  <w:style w:type="numbering" w:customStyle="1" w:styleId="Sinlista1">
    <w:name w:val="Sin lista1"/>
    <w:basedOn w:val="Sinlista"/>
    <w:pPr>
      <w:numPr>
        <w:numId w:val="7"/>
      </w:numPr>
    </w:pPr>
  </w:style>
  <w:style w:type="numbering" w:customStyle="1" w:styleId="WWNum1">
    <w:name w:val="WWNum1"/>
    <w:basedOn w:val="Sinlista"/>
    <w:pPr>
      <w:numPr>
        <w:numId w:val="8"/>
      </w:numPr>
    </w:pPr>
  </w:style>
  <w:style w:type="numbering" w:customStyle="1" w:styleId="WWNum2">
    <w:name w:val="WWNum2"/>
    <w:basedOn w:val="Sinlista"/>
    <w:pPr>
      <w:numPr>
        <w:numId w:val="9"/>
      </w:numPr>
    </w:pPr>
  </w:style>
  <w:style w:type="numbering" w:customStyle="1" w:styleId="WWNum3">
    <w:name w:val="WWNum3"/>
    <w:basedOn w:val="Sinlista"/>
    <w:pPr>
      <w:numPr>
        <w:numId w:val="10"/>
      </w:numPr>
    </w:pPr>
  </w:style>
  <w:style w:type="numbering" w:customStyle="1" w:styleId="WWNum4">
    <w:name w:val="WWNum4"/>
    <w:basedOn w:val="Sinlista"/>
    <w:pPr>
      <w:numPr>
        <w:numId w:val="11"/>
      </w:numPr>
    </w:pPr>
  </w:style>
  <w:style w:type="numbering" w:customStyle="1" w:styleId="WWNum5">
    <w:name w:val="WWNum5"/>
    <w:basedOn w:val="Sinlista"/>
    <w:pPr>
      <w:numPr>
        <w:numId w:val="12"/>
      </w:numPr>
    </w:pPr>
  </w:style>
  <w:style w:type="numbering" w:customStyle="1" w:styleId="WWNum6">
    <w:name w:val="WWNum6"/>
    <w:basedOn w:val="Sinlista"/>
    <w:pPr>
      <w:numPr>
        <w:numId w:val="13"/>
      </w:numPr>
    </w:pPr>
  </w:style>
  <w:style w:type="numbering" w:customStyle="1" w:styleId="WWNum7">
    <w:name w:val="WWNum7"/>
    <w:basedOn w:val="Sinlista"/>
    <w:pPr>
      <w:numPr>
        <w:numId w:val="14"/>
      </w:numPr>
    </w:pPr>
  </w:style>
  <w:style w:type="numbering" w:customStyle="1" w:styleId="WWNum8">
    <w:name w:val="WWNum8"/>
    <w:basedOn w:val="Sinlista"/>
    <w:pPr>
      <w:numPr>
        <w:numId w:val="15"/>
      </w:numPr>
    </w:pPr>
  </w:style>
  <w:style w:type="numbering" w:customStyle="1" w:styleId="WWNum9">
    <w:name w:val="WWNum9"/>
    <w:basedOn w:val="Sinlista"/>
    <w:pPr>
      <w:numPr>
        <w:numId w:val="16"/>
      </w:numPr>
    </w:pPr>
  </w:style>
  <w:style w:type="numbering" w:customStyle="1" w:styleId="WWNum10">
    <w:name w:val="WWNum10"/>
    <w:basedOn w:val="Sinlista"/>
    <w:pPr>
      <w:numPr>
        <w:numId w:val="17"/>
      </w:numPr>
    </w:pPr>
  </w:style>
  <w:style w:type="table" w:styleId="Tablaconcuadrcula">
    <w:name w:val="Table Grid"/>
    <w:basedOn w:val="Tablanormal"/>
    <w:uiPriority w:val="59"/>
    <w:rsid w:val="00EF3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359"/>
    <w:pPr>
      <w:ind w:left="0"/>
    </w:pPr>
    <w:rPr>
      <w:color w:val="5A5A5A" w:themeColor="text1" w:themeTint="A5"/>
    </w:rPr>
  </w:style>
  <w:style w:type="paragraph" w:styleId="Ttulo1">
    <w:name w:val="heading 1"/>
    <w:basedOn w:val="Normal"/>
    <w:next w:val="Normal"/>
    <w:link w:val="Ttulo1Car"/>
    <w:uiPriority w:val="9"/>
    <w:qFormat/>
    <w:rsid w:val="00821359"/>
    <w:pPr>
      <w:spacing w:before="400" w:after="60" w:line="240" w:lineRule="auto"/>
      <w:contextualSpacing/>
      <w:outlineLvl w:val="0"/>
    </w:pPr>
    <w:rPr>
      <w:rFonts w:ascii="Calibri" w:eastAsiaTheme="majorEastAsia" w:hAnsi="Calibri" w:cstheme="majorBidi"/>
      <w:smallCaps/>
      <w:color w:val="0F243E" w:themeColor="text2" w:themeShade="7F"/>
      <w:spacing w:val="20"/>
      <w:sz w:val="32"/>
      <w:szCs w:val="32"/>
    </w:rPr>
  </w:style>
  <w:style w:type="paragraph" w:styleId="Ttulo2">
    <w:name w:val="heading 2"/>
    <w:basedOn w:val="Normal"/>
    <w:next w:val="Normal"/>
    <w:link w:val="Ttulo2Car"/>
    <w:uiPriority w:val="9"/>
    <w:unhideWhenUsed/>
    <w:qFormat/>
    <w:rsid w:val="00821359"/>
    <w:pPr>
      <w:spacing w:before="120" w:after="60" w:line="240" w:lineRule="auto"/>
      <w:contextualSpacing/>
      <w:outlineLvl w:val="1"/>
    </w:pPr>
    <w:rPr>
      <w:rFonts w:ascii="Calibri" w:eastAsiaTheme="majorEastAsia" w:hAnsi="Calibri" w:cstheme="majorBidi"/>
      <w:smallCaps/>
      <w:color w:val="17365D" w:themeColor="text2" w:themeShade="BF"/>
      <w:spacing w:val="20"/>
      <w:sz w:val="28"/>
      <w:szCs w:val="28"/>
    </w:rPr>
  </w:style>
  <w:style w:type="paragraph" w:styleId="Ttulo3">
    <w:name w:val="heading 3"/>
    <w:basedOn w:val="Normal"/>
    <w:next w:val="Normal"/>
    <w:link w:val="Ttulo3Car"/>
    <w:uiPriority w:val="9"/>
    <w:unhideWhenUsed/>
    <w:qFormat/>
    <w:rsid w:val="00821359"/>
    <w:pPr>
      <w:spacing w:before="120" w:after="60" w:line="240" w:lineRule="auto"/>
      <w:contextualSpacing/>
      <w:outlineLvl w:val="2"/>
    </w:pPr>
    <w:rPr>
      <w:rFonts w:ascii="Arial" w:eastAsiaTheme="majorEastAsia" w:hAnsi="Arial" w:cstheme="majorBidi"/>
      <w:smallCaps/>
      <w:color w:val="1F497D" w:themeColor="text2"/>
      <w:spacing w:val="20"/>
      <w:sz w:val="24"/>
      <w:szCs w:val="24"/>
    </w:rPr>
  </w:style>
  <w:style w:type="paragraph" w:styleId="Ttulo4">
    <w:name w:val="heading 4"/>
    <w:basedOn w:val="Normal"/>
    <w:next w:val="Normal"/>
    <w:link w:val="Ttulo4Car"/>
    <w:uiPriority w:val="9"/>
    <w:unhideWhenUsed/>
    <w:qFormat/>
    <w:rsid w:val="00821359"/>
    <w:pPr>
      <w:pBdr>
        <w:bottom w:val="single" w:sz="4" w:space="1" w:color="71A0DC" w:themeColor="text2" w:themeTint="7F"/>
      </w:pBdr>
      <w:spacing w:before="200" w:after="100" w:line="240" w:lineRule="auto"/>
      <w:contextualSpacing/>
      <w:outlineLvl w:val="3"/>
    </w:pPr>
    <w:rPr>
      <w:rFonts w:ascii="Arial" w:eastAsiaTheme="majorEastAsia" w:hAnsi="Arial" w:cstheme="majorBidi"/>
      <w:b/>
      <w:bCs/>
      <w:smallCaps/>
      <w:color w:val="3071C3" w:themeColor="text2" w:themeTint="BF"/>
      <w:spacing w:val="20"/>
    </w:rPr>
  </w:style>
  <w:style w:type="paragraph" w:styleId="Ttulo5">
    <w:name w:val="heading 5"/>
    <w:basedOn w:val="Normal"/>
    <w:next w:val="Normal"/>
    <w:link w:val="Ttulo5Car"/>
    <w:uiPriority w:val="9"/>
    <w:unhideWhenUsed/>
    <w:qFormat/>
    <w:rsid w:val="00821359"/>
    <w:pPr>
      <w:pBdr>
        <w:bottom w:val="single" w:sz="4" w:space="1" w:color="548DD4" w:themeColor="text2" w:themeTint="99"/>
      </w:pBdr>
      <w:spacing w:before="200" w:after="100" w:line="240" w:lineRule="auto"/>
      <w:contextualSpacing/>
      <w:outlineLvl w:val="4"/>
    </w:pPr>
    <w:rPr>
      <w:rFonts w:ascii="Arial" w:eastAsiaTheme="majorEastAsia" w:hAnsi="Arial" w:cstheme="majorBidi"/>
      <w:smallCaps/>
      <w:color w:val="3071C3" w:themeColor="text2" w:themeTint="BF"/>
      <w:spacing w:val="20"/>
    </w:rPr>
  </w:style>
  <w:style w:type="paragraph" w:styleId="Ttulo6">
    <w:name w:val="heading 6"/>
    <w:basedOn w:val="Normal"/>
    <w:next w:val="Normal"/>
    <w:link w:val="Ttulo6Car"/>
    <w:uiPriority w:val="9"/>
    <w:unhideWhenUsed/>
    <w:qFormat/>
    <w:rsid w:val="00821359"/>
    <w:pPr>
      <w:pBdr>
        <w:bottom w:val="dotted" w:sz="8" w:space="1" w:color="938953" w:themeColor="background2" w:themeShade="7F"/>
      </w:pBdr>
      <w:spacing w:before="200" w:after="100"/>
      <w:contextualSpacing/>
      <w:outlineLvl w:val="5"/>
    </w:pPr>
    <w:rPr>
      <w:rFonts w:ascii="Calibri" w:eastAsiaTheme="majorEastAsia" w:hAnsi="Calibri" w:cstheme="majorBidi"/>
      <w:smallCaps/>
      <w:color w:val="938953" w:themeColor="background2" w:themeShade="7F"/>
      <w:spacing w:val="20"/>
    </w:rPr>
  </w:style>
  <w:style w:type="paragraph" w:styleId="Ttulo7">
    <w:name w:val="heading 7"/>
    <w:basedOn w:val="Normal"/>
    <w:next w:val="Normal"/>
    <w:link w:val="Ttulo7Car"/>
    <w:uiPriority w:val="9"/>
    <w:unhideWhenUsed/>
    <w:qFormat/>
    <w:rsid w:val="00821359"/>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Ttulo8">
    <w:name w:val="heading 8"/>
    <w:basedOn w:val="Normal"/>
    <w:next w:val="Normal"/>
    <w:link w:val="Ttulo8Car"/>
    <w:uiPriority w:val="9"/>
    <w:unhideWhenUsed/>
    <w:qFormat/>
    <w:rsid w:val="00821359"/>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Ttulo9">
    <w:name w:val="heading 9"/>
    <w:basedOn w:val="Normal"/>
    <w:next w:val="Normal"/>
    <w:link w:val="Ttulo9Car"/>
    <w:uiPriority w:val="9"/>
    <w:unhideWhenUsed/>
    <w:qFormat/>
    <w:rsid w:val="00821359"/>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5">
    <w:name w:val="WW_OutlineListStyle_5"/>
    <w:basedOn w:val="Sinlista"/>
    <w:pPr>
      <w:numPr>
        <w:numId w:val="1"/>
      </w:numPr>
    </w:pPr>
  </w:style>
  <w:style w:type="paragraph" w:customStyle="1" w:styleId="Standard">
    <w:name w:val="Standard"/>
    <w:pPr>
      <w:suppressAutoHyphens/>
      <w:spacing w:line="247" w:lineRule="auto"/>
    </w:pPr>
  </w:style>
  <w:style w:type="paragraph" w:customStyle="1" w:styleId="Heading">
    <w:name w:val="Heading"/>
    <w:basedOn w:val="Standard"/>
    <w:next w:val="Textbody"/>
    <w:pPr>
      <w:keepNext/>
      <w:spacing w:before="240" w:after="120"/>
    </w:pPr>
    <w:rPr>
      <w:rFonts w:ascii="Liberation Sans" w:eastAsia="Microsoft YaHei" w:hAnsi="Liberation Sans" w:cs="Arial Unicode MS"/>
      <w:sz w:val="28"/>
      <w:szCs w:val="28"/>
    </w:rPr>
  </w:style>
  <w:style w:type="paragraph" w:customStyle="1" w:styleId="Textbody">
    <w:name w:val="Text body"/>
    <w:basedOn w:val="Standard"/>
    <w:pPr>
      <w:spacing w:after="140" w:line="288" w:lineRule="auto"/>
    </w:pPr>
  </w:style>
  <w:style w:type="paragraph" w:styleId="Lista">
    <w:name w:val="List"/>
    <w:basedOn w:val="Textbody"/>
    <w:rPr>
      <w:rFonts w:cs="Mangal"/>
    </w:rPr>
  </w:style>
  <w:style w:type="paragraph" w:styleId="Epgrafe">
    <w:name w:val="caption"/>
    <w:basedOn w:val="Normal"/>
    <w:next w:val="Normal"/>
    <w:uiPriority w:val="35"/>
    <w:unhideWhenUsed/>
    <w:qFormat/>
    <w:rsid w:val="00821359"/>
    <w:rPr>
      <w:b/>
      <w:bCs/>
      <w:smallCaps/>
      <w:color w:val="1F497D" w:themeColor="text2"/>
      <w:spacing w:val="10"/>
      <w:sz w:val="18"/>
      <w:szCs w:val="18"/>
    </w:rPr>
  </w:style>
  <w:style w:type="paragraph" w:customStyle="1" w:styleId="Index">
    <w:name w:val="Index"/>
    <w:basedOn w:val="Standard"/>
    <w:pPr>
      <w:suppressLineNumbers/>
    </w:pPr>
    <w:rPr>
      <w:rFonts w:cs="Mangal"/>
    </w:rPr>
  </w:style>
  <w:style w:type="paragraph" w:styleId="Ttulo">
    <w:name w:val="Title"/>
    <w:next w:val="Normal"/>
    <w:link w:val="TtuloCar"/>
    <w:uiPriority w:val="10"/>
    <w:qFormat/>
    <w:rsid w:val="00821359"/>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paragraph" w:styleId="Prrafodelista">
    <w:name w:val="List Paragraph"/>
    <w:basedOn w:val="Normal"/>
    <w:uiPriority w:val="34"/>
    <w:qFormat/>
    <w:rsid w:val="00821359"/>
    <w:pPr>
      <w:ind w:left="720"/>
      <w:contextualSpacing/>
    </w:p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es-ES"/>
    </w:rPr>
  </w:style>
  <w:style w:type="paragraph" w:customStyle="1" w:styleId="Predeterminado">
    <w:name w:val="Predeterminado"/>
    <w:pPr>
      <w:suppressAutoHyphens/>
      <w:spacing w:after="200" w:line="276" w:lineRule="auto"/>
    </w:pPr>
    <w:rPr>
      <w:rFonts w:eastAsia="SimSun" w:cs="Calibri"/>
    </w:rPr>
  </w:style>
  <w:style w:type="paragraph" w:styleId="Textodeglobo">
    <w:name w:val="Balloon Text"/>
    <w:basedOn w:val="Standard"/>
    <w:pPr>
      <w:spacing w:after="0" w:line="240" w:lineRule="auto"/>
    </w:pPr>
    <w:rPr>
      <w:rFonts w:ascii="Segoe UI" w:hAnsi="Segoe UI" w:cs="Segoe UI"/>
      <w:sz w:val="18"/>
      <w:szCs w:val="18"/>
    </w:rPr>
  </w:style>
  <w:style w:type="paragraph" w:styleId="Encabezado">
    <w:name w:val="header"/>
    <w:basedOn w:val="Standard"/>
    <w:pPr>
      <w:tabs>
        <w:tab w:val="center" w:pos="4252"/>
        <w:tab w:val="right" w:pos="8504"/>
      </w:tabs>
      <w:spacing w:after="0" w:line="240" w:lineRule="auto"/>
    </w:pPr>
  </w:style>
  <w:style w:type="paragraph" w:styleId="Piedepgina">
    <w:name w:val="footer"/>
    <w:basedOn w:val="Standard"/>
    <w:pPr>
      <w:tabs>
        <w:tab w:val="center" w:pos="4252"/>
        <w:tab w:val="right" w:pos="8504"/>
      </w:tabs>
      <w:spacing w:after="0" w:line="240" w:lineRule="auto"/>
    </w:pPr>
  </w:style>
  <w:style w:type="paragraph" w:styleId="Revisin">
    <w:name w:val="Revision"/>
    <w:pPr>
      <w:suppressAutoHyphens/>
    </w:pPr>
  </w:style>
  <w:style w:type="paragraph" w:customStyle="1" w:styleId="TableContents">
    <w:name w:val="Table Contents"/>
    <w:basedOn w:val="Standard"/>
  </w:style>
  <w:style w:type="paragraph" w:customStyle="1" w:styleId="TableHeading">
    <w:name w:val="Table Heading"/>
    <w:basedOn w:val="TableContents"/>
  </w:style>
  <w:style w:type="character" w:customStyle="1" w:styleId="PredeterminadoCar">
    <w:name w:val="Predeterminado Car"/>
    <w:rPr>
      <w:rFonts w:ascii="Calibri" w:eastAsia="SimSun" w:hAnsi="Calibri" w:cs="Calibri"/>
      <w:sz w:val="20"/>
      <w:szCs w:val="20"/>
    </w:rPr>
  </w:style>
  <w:style w:type="character" w:customStyle="1" w:styleId="TextodegloboCar">
    <w:name w:val="Texto de globo Car"/>
    <w:basedOn w:val="Fuentedeprrafopredeter"/>
    <w:rPr>
      <w:rFonts w:ascii="Segoe UI" w:hAnsi="Segoe UI" w:cs="Segoe UI"/>
      <w:sz w:val="18"/>
      <w:szCs w:val="18"/>
    </w:r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customStyle="1" w:styleId="TtuloCar">
    <w:name w:val="Título Car"/>
    <w:basedOn w:val="Fuentedeprrafopredeter"/>
    <w:link w:val="Ttulo"/>
    <w:uiPriority w:val="10"/>
    <w:rsid w:val="00821359"/>
    <w:rPr>
      <w:rFonts w:asciiTheme="majorHAnsi" w:eastAsiaTheme="majorEastAsia" w:hAnsiTheme="majorHAnsi" w:cstheme="majorBidi"/>
      <w:smallCaps/>
      <w:color w:val="17365D" w:themeColor="text2" w:themeShade="BF"/>
      <w:spacing w:val="5"/>
      <w:sz w:val="72"/>
      <w:szCs w:val="72"/>
    </w:rPr>
  </w:style>
  <w:style w:type="character" w:customStyle="1" w:styleId="Ttulo1Car">
    <w:name w:val="Título 1 Car"/>
    <w:basedOn w:val="Fuentedeprrafopredeter"/>
    <w:link w:val="Ttulo1"/>
    <w:uiPriority w:val="9"/>
    <w:rsid w:val="00821359"/>
    <w:rPr>
      <w:rFonts w:ascii="Calibri" w:eastAsiaTheme="majorEastAsia" w:hAnsi="Calibri" w:cstheme="majorBidi"/>
      <w:smallCaps/>
      <w:color w:val="0F243E" w:themeColor="text2" w:themeShade="7F"/>
      <w:spacing w:val="20"/>
      <w:sz w:val="32"/>
      <w:szCs w:val="32"/>
    </w:rPr>
  </w:style>
  <w:style w:type="character" w:customStyle="1" w:styleId="Ttulo2Car">
    <w:name w:val="Título 2 Car"/>
    <w:basedOn w:val="Fuentedeprrafopredeter"/>
    <w:link w:val="Ttulo2"/>
    <w:uiPriority w:val="9"/>
    <w:rsid w:val="00821359"/>
    <w:rPr>
      <w:rFonts w:ascii="Calibri" w:eastAsiaTheme="majorEastAsia" w:hAnsi="Calibri" w:cstheme="majorBidi"/>
      <w:smallCaps/>
      <w:color w:val="17365D" w:themeColor="text2" w:themeShade="BF"/>
      <w:spacing w:val="20"/>
      <w:sz w:val="28"/>
      <w:szCs w:val="28"/>
    </w:rPr>
  </w:style>
  <w:style w:type="character" w:customStyle="1" w:styleId="Ttulo3Car">
    <w:name w:val="Título 3 Car"/>
    <w:basedOn w:val="Fuentedeprrafopredeter"/>
    <w:link w:val="Ttulo3"/>
    <w:uiPriority w:val="9"/>
    <w:rsid w:val="00821359"/>
    <w:rPr>
      <w:rFonts w:ascii="Arial" w:eastAsiaTheme="majorEastAsia" w:hAnsi="Arial" w:cstheme="majorBidi"/>
      <w:smallCaps/>
      <w:color w:val="1F497D" w:themeColor="text2"/>
      <w:spacing w:val="20"/>
      <w:sz w:val="24"/>
      <w:szCs w:val="24"/>
    </w:rPr>
  </w:style>
  <w:style w:type="character" w:customStyle="1" w:styleId="Ttulo4Car">
    <w:name w:val="Título 4 Car"/>
    <w:basedOn w:val="Fuentedeprrafopredeter"/>
    <w:link w:val="Ttulo4"/>
    <w:uiPriority w:val="9"/>
    <w:rsid w:val="00821359"/>
    <w:rPr>
      <w:rFonts w:ascii="Arial" w:eastAsiaTheme="majorEastAsia" w:hAnsi="Arial" w:cstheme="majorBidi"/>
      <w:b/>
      <w:bCs/>
      <w:smallCaps/>
      <w:color w:val="3071C3" w:themeColor="text2" w:themeTint="BF"/>
      <w:spacing w:val="20"/>
    </w:rPr>
  </w:style>
  <w:style w:type="character" w:customStyle="1" w:styleId="Ttulo5Car">
    <w:name w:val="Título 5 Car"/>
    <w:basedOn w:val="Fuentedeprrafopredeter"/>
    <w:link w:val="Ttulo5"/>
    <w:uiPriority w:val="9"/>
    <w:rsid w:val="00821359"/>
    <w:rPr>
      <w:rFonts w:ascii="Arial" w:eastAsiaTheme="majorEastAsia" w:hAnsi="Arial" w:cstheme="majorBidi"/>
      <w:smallCaps/>
      <w:color w:val="3071C3" w:themeColor="text2" w:themeTint="BF"/>
      <w:spacing w:val="20"/>
    </w:rPr>
  </w:style>
  <w:style w:type="character" w:customStyle="1" w:styleId="Ttulo6Car">
    <w:name w:val="Título 6 Car"/>
    <w:basedOn w:val="Fuentedeprrafopredeter"/>
    <w:link w:val="Ttulo6"/>
    <w:uiPriority w:val="9"/>
    <w:rsid w:val="00821359"/>
    <w:rPr>
      <w:rFonts w:ascii="Calibri" w:eastAsiaTheme="majorEastAsia" w:hAnsi="Calibri" w:cstheme="majorBidi"/>
      <w:smallCaps/>
      <w:color w:val="938953" w:themeColor="background2" w:themeShade="7F"/>
      <w:spacing w:val="20"/>
    </w:rPr>
  </w:style>
  <w:style w:type="character" w:customStyle="1" w:styleId="Ttulo7Car">
    <w:name w:val="Título 7 Car"/>
    <w:basedOn w:val="Fuentedeprrafopredeter"/>
    <w:link w:val="Ttulo7"/>
    <w:uiPriority w:val="9"/>
    <w:rsid w:val="00821359"/>
    <w:rPr>
      <w:rFonts w:asciiTheme="majorHAnsi" w:eastAsiaTheme="majorEastAsia" w:hAnsiTheme="majorHAnsi" w:cstheme="majorBidi"/>
      <w:b/>
      <w:bCs/>
      <w:smallCaps/>
      <w:color w:val="938953" w:themeColor="background2" w:themeShade="7F"/>
      <w:spacing w:val="20"/>
      <w:sz w:val="16"/>
      <w:szCs w:val="16"/>
    </w:rPr>
  </w:style>
  <w:style w:type="character" w:customStyle="1" w:styleId="Ttulo8Car">
    <w:name w:val="Título 8 Car"/>
    <w:basedOn w:val="Fuentedeprrafopredeter"/>
    <w:link w:val="Ttulo8"/>
    <w:uiPriority w:val="9"/>
    <w:rsid w:val="00821359"/>
    <w:rPr>
      <w:rFonts w:asciiTheme="majorHAnsi" w:eastAsiaTheme="majorEastAsia" w:hAnsiTheme="majorHAnsi" w:cstheme="majorBidi"/>
      <w:b/>
      <w:smallCaps/>
      <w:color w:val="938953" w:themeColor="background2" w:themeShade="7F"/>
      <w:spacing w:val="20"/>
      <w:sz w:val="16"/>
      <w:szCs w:val="16"/>
    </w:rPr>
  </w:style>
  <w:style w:type="character" w:customStyle="1" w:styleId="Ttulo9Car">
    <w:name w:val="Título 9 Car"/>
    <w:basedOn w:val="Fuentedeprrafopredeter"/>
    <w:link w:val="Ttulo9"/>
    <w:uiPriority w:val="9"/>
    <w:rsid w:val="00821359"/>
    <w:rPr>
      <w:rFonts w:asciiTheme="majorHAnsi" w:eastAsiaTheme="majorEastAsia" w:hAnsiTheme="majorHAnsi" w:cstheme="majorBidi"/>
      <w:smallCaps/>
      <w:color w:val="938953" w:themeColor="background2" w:themeShade="7F"/>
      <w:spacing w:val="20"/>
      <w:sz w:val="16"/>
      <w:szCs w:val="16"/>
    </w:rPr>
  </w:style>
  <w:style w:type="character" w:customStyle="1" w:styleId="ListLabel1">
    <w:name w:val="ListLabel 1"/>
    <w:rPr>
      <w:b w:val="0"/>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b w:val="0"/>
    </w:rPr>
  </w:style>
  <w:style w:type="character" w:customStyle="1" w:styleId="Internetlink">
    <w:name w:val="Internet link"/>
    <w:basedOn w:val="Fuentedeprrafopredeter"/>
    <w:rPr>
      <w:color w:val="0563C1"/>
      <w:u w:val="single"/>
    </w:rPr>
  </w:style>
  <w:style w:type="character" w:customStyle="1" w:styleId="UnresolvedMention">
    <w:name w:val="Unresolved Mention"/>
    <w:basedOn w:val="Fuentedeprrafopredeter"/>
    <w:rPr>
      <w:color w:val="605E5C"/>
      <w:shd w:val="clear" w:color="auto" w:fill="E1DFDD"/>
    </w:rPr>
  </w:style>
  <w:style w:type="character" w:customStyle="1" w:styleId="ListLabel15">
    <w:name w:val="ListLabel 15"/>
    <w:rPr>
      <w:rFonts w:cs="Wingdings"/>
      <w:sz w:val="24"/>
    </w:rPr>
  </w:style>
  <w:style w:type="character" w:customStyle="1" w:styleId="ListLabel16">
    <w:name w:val="ListLabel 16"/>
    <w:rPr>
      <w:rFonts w:cs="Wingdings"/>
    </w:rPr>
  </w:style>
  <w:style w:type="character" w:customStyle="1" w:styleId="ListLabel17">
    <w:name w:val="ListLabel 17"/>
    <w:rPr>
      <w:rFonts w:cs="Wingdings"/>
    </w:rPr>
  </w:style>
  <w:style w:type="character" w:customStyle="1" w:styleId="ListLabel18">
    <w:name w:val="ListLabel 18"/>
    <w:rPr>
      <w:rFonts w:cs="Wingdings"/>
    </w:rPr>
  </w:style>
  <w:style w:type="character" w:customStyle="1" w:styleId="ListLabel19">
    <w:name w:val="ListLabel 19"/>
    <w:rPr>
      <w:rFonts w:cs="Wingdings"/>
    </w:rPr>
  </w:style>
  <w:style w:type="character" w:customStyle="1" w:styleId="ListLabel20">
    <w:name w:val="ListLabel 20"/>
    <w:rPr>
      <w:rFonts w:cs="Wingdings"/>
    </w:rPr>
  </w:style>
  <w:style w:type="character" w:customStyle="1" w:styleId="ListLabel21">
    <w:name w:val="ListLabel 21"/>
    <w:rPr>
      <w:rFonts w:cs="Wingdings"/>
    </w:rPr>
  </w:style>
  <w:style w:type="character" w:customStyle="1" w:styleId="ListLabel22">
    <w:name w:val="ListLabel 22"/>
    <w:rPr>
      <w:rFonts w:cs="Wingdings"/>
    </w:rPr>
  </w:style>
  <w:style w:type="character" w:customStyle="1" w:styleId="ListLabel23">
    <w:name w:val="ListLabel 23"/>
    <w:rPr>
      <w:rFonts w:cs="Wingdings"/>
    </w:rPr>
  </w:style>
  <w:style w:type="character" w:customStyle="1" w:styleId="ListLabel24">
    <w:name w:val="ListLabel 24"/>
    <w:rPr>
      <w:rFonts w:cs="Times New Roman"/>
      <w:sz w:val="24"/>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Times New Roman"/>
    </w:rPr>
  </w:style>
  <w:style w:type="character" w:customStyle="1" w:styleId="ListLabel29">
    <w:name w:val="ListLabel 29"/>
    <w:rPr>
      <w:rFonts w:cs="Times New Roman"/>
    </w:rPr>
  </w:style>
  <w:style w:type="character" w:customStyle="1" w:styleId="ListLabel30">
    <w:name w:val="ListLabel 30"/>
    <w:rPr>
      <w:rFonts w:cs="Times New Roman"/>
    </w:rPr>
  </w:style>
  <w:style w:type="character" w:customStyle="1" w:styleId="ListLabel31">
    <w:name w:val="ListLabel 31"/>
    <w:rPr>
      <w:rFonts w:cs="Times New Roman"/>
    </w:rPr>
  </w:style>
  <w:style w:type="character" w:customStyle="1" w:styleId="ListLabel32">
    <w:name w:val="ListLabel 32"/>
    <w:rPr>
      <w:rFonts w:cs="Times New Roman"/>
    </w:rPr>
  </w:style>
  <w:style w:type="character" w:customStyle="1" w:styleId="ListLabel33">
    <w:name w:val="ListLabel 33"/>
    <w:rPr>
      <w:rFonts w:cs="Times New Roman"/>
      <w:sz w:val="24"/>
    </w:rPr>
  </w:style>
  <w:style w:type="character" w:customStyle="1" w:styleId="ListLabel34">
    <w:name w:val="ListLabel 34"/>
    <w:rPr>
      <w:rFonts w:cs="Times New Roman"/>
      <w:sz w:val="24"/>
    </w:rPr>
  </w:style>
  <w:style w:type="character" w:customStyle="1" w:styleId="ListLabel35">
    <w:name w:val="ListLabel 35"/>
    <w:rPr>
      <w:rFonts w:cs="Times New Roman"/>
    </w:rPr>
  </w:style>
  <w:style w:type="character" w:customStyle="1" w:styleId="ListLabel36">
    <w:name w:val="ListLabel 36"/>
    <w:rPr>
      <w:rFonts w:cs="Times New Roman"/>
    </w:rPr>
  </w:style>
  <w:style w:type="character" w:customStyle="1" w:styleId="ListLabel37">
    <w:name w:val="ListLabel 37"/>
    <w:rPr>
      <w:rFonts w:cs="Times New Roman"/>
    </w:rPr>
  </w:style>
  <w:style w:type="character" w:customStyle="1" w:styleId="ListLabel38">
    <w:name w:val="ListLabel 38"/>
    <w:rPr>
      <w:rFonts w:cs="Times New Roman"/>
    </w:rPr>
  </w:style>
  <w:style w:type="character" w:customStyle="1" w:styleId="ListLabel39">
    <w:name w:val="ListLabel 39"/>
    <w:rPr>
      <w:rFonts w:cs="Times New Roman"/>
    </w:rPr>
  </w:style>
  <w:style w:type="character" w:customStyle="1" w:styleId="ListLabel40">
    <w:name w:val="ListLabel 40"/>
    <w:rPr>
      <w:rFonts w:cs="Times New Roman"/>
    </w:rPr>
  </w:style>
  <w:style w:type="character" w:customStyle="1" w:styleId="ListLabel41">
    <w:name w:val="ListLabel 41"/>
    <w:rPr>
      <w:rFonts w:cs="Times New Roman"/>
    </w:rPr>
  </w:style>
  <w:style w:type="character" w:customStyle="1" w:styleId="ListLabel42">
    <w:name w:val="ListLabel 42"/>
    <w:rPr>
      <w:rFonts w:cs="Courier New"/>
    </w:r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rPr>
      <w:color w:val="0000FF"/>
      <w:u w:val="single"/>
    </w:rPr>
  </w:style>
  <w:style w:type="character" w:styleId="CdigoHTML">
    <w:name w:val="HTML Code"/>
    <w:basedOn w:val="Fuentedeprrafopredeter"/>
    <w:rPr>
      <w:rFonts w:ascii="Courier New" w:eastAsia="Times New Roman" w:hAnsi="Courier New" w:cs="Courier New"/>
      <w:sz w:val="20"/>
      <w:szCs w:val="20"/>
    </w:rPr>
  </w:style>
  <w:style w:type="paragraph" w:styleId="TtulodeTDC">
    <w:name w:val="TOC Heading"/>
    <w:basedOn w:val="Ttulo1"/>
    <w:next w:val="Normal"/>
    <w:uiPriority w:val="39"/>
    <w:unhideWhenUsed/>
    <w:qFormat/>
    <w:rsid w:val="00821359"/>
    <w:pPr>
      <w:outlineLvl w:val="9"/>
    </w:pPr>
    <w:rPr>
      <w:lang w:bidi="en-US"/>
    </w:rPr>
  </w:style>
  <w:style w:type="paragraph" w:styleId="TDC1">
    <w:name w:val="toc 1"/>
    <w:basedOn w:val="Normal"/>
    <w:next w:val="Normal"/>
    <w:autoRedefine/>
    <w:uiPriority w:val="39"/>
    <w:pPr>
      <w:spacing w:after="100" w:line="276" w:lineRule="auto"/>
      <w:jc w:val="both"/>
    </w:pPr>
    <w:rPr>
      <w:rFonts w:ascii="Arial" w:eastAsia="Times New Roman" w:hAnsi="Arial" w:cs="Times New Roman"/>
      <w:color w:val="404040"/>
      <w:sz w:val="24"/>
    </w:rPr>
  </w:style>
  <w:style w:type="paragraph" w:styleId="TDC2">
    <w:name w:val="toc 2"/>
    <w:basedOn w:val="Normal"/>
    <w:next w:val="Normal"/>
    <w:autoRedefine/>
    <w:uiPriority w:val="39"/>
    <w:pPr>
      <w:spacing w:after="100" w:line="276" w:lineRule="auto"/>
      <w:ind w:left="220"/>
      <w:jc w:val="both"/>
    </w:pPr>
    <w:rPr>
      <w:rFonts w:ascii="Arial" w:eastAsia="Times New Roman" w:hAnsi="Arial" w:cs="Times New Roman"/>
      <w:color w:val="404040"/>
      <w:sz w:val="24"/>
    </w:rPr>
  </w:style>
  <w:style w:type="paragraph" w:styleId="TDC3">
    <w:name w:val="toc 3"/>
    <w:basedOn w:val="Normal"/>
    <w:next w:val="Normal"/>
    <w:autoRedefine/>
    <w:uiPriority w:val="39"/>
    <w:pPr>
      <w:spacing w:after="100" w:line="276" w:lineRule="auto"/>
      <w:ind w:left="440"/>
      <w:jc w:val="both"/>
    </w:pPr>
    <w:rPr>
      <w:rFonts w:ascii="Arial" w:eastAsia="Times New Roman" w:hAnsi="Arial" w:cs="Times New Roman"/>
      <w:color w:val="404040"/>
      <w:sz w:val="24"/>
    </w:rPr>
  </w:style>
  <w:style w:type="paragraph" w:styleId="Sinespaciado">
    <w:name w:val="No Spacing"/>
    <w:basedOn w:val="Normal"/>
    <w:uiPriority w:val="1"/>
    <w:qFormat/>
    <w:rsid w:val="00821359"/>
    <w:pPr>
      <w:spacing w:after="0" w:line="240" w:lineRule="auto"/>
    </w:pPr>
  </w:style>
  <w:style w:type="paragraph" w:styleId="Subttulo">
    <w:name w:val="Subtitle"/>
    <w:next w:val="Normal"/>
    <w:link w:val="SubttuloCar"/>
    <w:uiPriority w:val="11"/>
    <w:qFormat/>
    <w:rsid w:val="00821359"/>
    <w:pPr>
      <w:spacing w:after="600" w:line="240" w:lineRule="auto"/>
      <w:ind w:left="0"/>
    </w:pPr>
    <w:rPr>
      <w:smallCaps/>
      <w:color w:val="938953" w:themeColor="background2" w:themeShade="7F"/>
      <w:spacing w:val="5"/>
      <w:sz w:val="28"/>
      <w:szCs w:val="28"/>
    </w:rPr>
  </w:style>
  <w:style w:type="character" w:customStyle="1" w:styleId="SubttuloCar">
    <w:name w:val="Subtítulo Car"/>
    <w:basedOn w:val="Fuentedeprrafopredeter"/>
    <w:link w:val="Subttulo"/>
    <w:uiPriority w:val="11"/>
    <w:rsid w:val="00821359"/>
    <w:rPr>
      <w:smallCaps/>
      <w:color w:val="938953" w:themeColor="background2" w:themeShade="7F"/>
      <w:spacing w:val="5"/>
      <w:sz w:val="28"/>
      <w:szCs w:val="28"/>
    </w:rPr>
  </w:style>
  <w:style w:type="character" w:styleId="Textoennegrita">
    <w:name w:val="Strong"/>
    <w:uiPriority w:val="22"/>
    <w:qFormat/>
    <w:rsid w:val="00821359"/>
    <w:rPr>
      <w:b/>
      <w:bCs/>
      <w:spacing w:val="0"/>
    </w:rPr>
  </w:style>
  <w:style w:type="character" w:styleId="nfasis">
    <w:name w:val="Emphasis"/>
    <w:uiPriority w:val="20"/>
    <w:qFormat/>
    <w:rsid w:val="00821359"/>
    <w:rPr>
      <w:b/>
      <w:bCs/>
      <w:smallCaps/>
      <w:dstrike w:val="0"/>
      <w:color w:val="5A5A5A" w:themeColor="text1" w:themeTint="A5"/>
      <w:spacing w:val="20"/>
      <w:kern w:val="0"/>
      <w:vertAlign w:val="baseline"/>
    </w:rPr>
  </w:style>
  <w:style w:type="paragraph" w:styleId="Cita">
    <w:name w:val="Quote"/>
    <w:basedOn w:val="Normal"/>
    <w:next w:val="Normal"/>
    <w:link w:val="CitaCar"/>
    <w:uiPriority w:val="29"/>
    <w:qFormat/>
    <w:rsid w:val="00821359"/>
    <w:rPr>
      <w:i/>
      <w:iCs/>
    </w:rPr>
  </w:style>
  <w:style w:type="character" w:customStyle="1" w:styleId="CitaCar">
    <w:name w:val="Cita Car"/>
    <w:basedOn w:val="Fuentedeprrafopredeter"/>
    <w:link w:val="Cita"/>
    <w:uiPriority w:val="29"/>
    <w:rsid w:val="00821359"/>
    <w:rPr>
      <w:i/>
      <w:iCs/>
      <w:color w:val="5A5A5A" w:themeColor="text1" w:themeTint="A5"/>
    </w:rPr>
  </w:style>
  <w:style w:type="paragraph" w:styleId="Citadestacada">
    <w:name w:val="Intense Quote"/>
    <w:basedOn w:val="Normal"/>
    <w:next w:val="Normal"/>
    <w:link w:val="CitadestacadaCar"/>
    <w:uiPriority w:val="30"/>
    <w:qFormat/>
    <w:rsid w:val="00821359"/>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CitadestacadaCar">
    <w:name w:val="Cita destacada Car"/>
    <w:basedOn w:val="Fuentedeprrafopredeter"/>
    <w:link w:val="Citadestacada"/>
    <w:uiPriority w:val="30"/>
    <w:rsid w:val="00821359"/>
    <w:rPr>
      <w:rFonts w:asciiTheme="majorHAnsi" w:eastAsiaTheme="majorEastAsia" w:hAnsiTheme="majorHAnsi" w:cstheme="majorBidi"/>
      <w:smallCaps/>
      <w:color w:val="365F91" w:themeColor="accent1" w:themeShade="BF"/>
    </w:rPr>
  </w:style>
  <w:style w:type="character" w:styleId="nfasissutil">
    <w:name w:val="Subtle Emphasis"/>
    <w:uiPriority w:val="19"/>
    <w:qFormat/>
    <w:rsid w:val="00821359"/>
    <w:rPr>
      <w:smallCaps/>
      <w:dstrike w:val="0"/>
      <w:color w:val="5A5A5A" w:themeColor="text1" w:themeTint="A5"/>
      <w:vertAlign w:val="baseline"/>
    </w:rPr>
  </w:style>
  <w:style w:type="character" w:styleId="nfasisintenso">
    <w:name w:val="Intense Emphasis"/>
    <w:uiPriority w:val="21"/>
    <w:qFormat/>
    <w:rsid w:val="00821359"/>
    <w:rPr>
      <w:b/>
      <w:bCs/>
      <w:smallCaps/>
      <w:color w:val="4F81BD" w:themeColor="accent1"/>
      <w:spacing w:val="40"/>
    </w:rPr>
  </w:style>
  <w:style w:type="character" w:styleId="Referenciasutil">
    <w:name w:val="Subtle Reference"/>
    <w:uiPriority w:val="31"/>
    <w:qFormat/>
    <w:rsid w:val="00821359"/>
    <w:rPr>
      <w:rFonts w:asciiTheme="majorHAnsi" w:eastAsiaTheme="majorEastAsia" w:hAnsiTheme="majorHAnsi" w:cstheme="majorBidi"/>
      <w:i/>
      <w:iCs/>
      <w:smallCaps/>
      <w:color w:val="5A5A5A" w:themeColor="text1" w:themeTint="A5"/>
      <w:spacing w:val="20"/>
    </w:rPr>
  </w:style>
  <w:style w:type="character" w:styleId="Referenciaintensa">
    <w:name w:val="Intense Reference"/>
    <w:uiPriority w:val="32"/>
    <w:qFormat/>
    <w:rsid w:val="00821359"/>
    <w:rPr>
      <w:rFonts w:asciiTheme="majorHAnsi" w:eastAsiaTheme="majorEastAsia" w:hAnsiTheme="majorHAnsi" w:cstheme="majorBidi"/>
      <w:b/>
      <w:bCs/>
      <w:i/>
      <w:iCs/>
      <w:smallCaps/>
      <w:color w:val="17365D" w:themeColor="text2" w:themeShade="BF"/>
      <w:spacing w:val="20"/>
    </w:rPr>
  </w:style>
  <w:style w:type="character" w:styleId="Ttulodellibro">
    <w:name w:val="Book Title"/>
    <w:uiPriority w:val="33"/>
    <w:qFormat/>
    <w:rsid w:val="00821359"/>
    <w:rPr>
      <w:rFonts w:asciiTheme="majorHAnsi" w:eastAsiaTheme="majorEastAsia" w:hAnsiTheme="majorHAnsi" w:cstheme="majorBidi"/>
      <w:b/>
      <w:bCs/>
      <w:smallCaps/>
      <w:color w:val="17365D" w:themeColor="text2" w:themeShade="BF"/>
      <w:spacing w:val="10"/>
      <w:u w:val="single"/>
    </w:rPr>
  </w:style>
  <w:style w:type="character" w:customStyle="1" w:styleId="SinespaciadoCar">
    <w:name w:val="Sin espaciado Car"/>
    <w:basedOn w:val="Fuentedeprrafopredeter"/>
    <w:rPr>
      <w:rFonts w:ascii="Arial" w:eastAsia="Times New Roman" w:hAnsi="Arial" w:cs="Times New Roman"/>
      <w:color w:val="404040"/>
      <w:kern w:val="0"/>
      <w:sz w:val="24"/>
      <w:szCs w:val="20"/>
    </w:rPr>
  </w:style>
  <w:style w:type="character" w:customStyle="1" w:styleId="name">
    <w:name w:val="name"/>
    <w:basedOn w:val="Fuentedeprrafopredeter"/>
  </w:style>
  <w:style w:type="character" w:customStyle="1" w:styleId="identifier">
    <w:name w:val="identifier"/>
    <w:basedOn w:val="Fuentedeprrafopredeter"/>
  </w:style>
  <w:style w:type="paragraph" w:customStyle="1" w:styleId="Cdigo">
    <w:name w:val="Código"/>
    <w:basedOn w:val="Normal"/>
    <w:link w:val="CdigoCar"/>
    <w:qFormat/>
    <w:rsid w:val="00F74067"/>
    <w:pPr>
      <w:shd w:val="clear" w:color="auto" w:fill="282C34"/>
      <w:spacing w:after="240" w:line="240" w:lineRule="auto"/>
      <w:contextualSpacing/>
    </w:pPr>
    <w:rPr>
      <w:rFonts w:ascii="Consolas" w:eastAsia="Times New Roman" w:hAnsi="Consolas" w:cs="Times New Roman"/>
      <w:color w:val="61AFEF"/>
      <w:sz w:val="16"/>
      <w:szCs w:val="21"/>
      <w:lang w:eastAsia="es-ES"/>
    </w:rPr>
  </w:style>
  <w:style w:type="character" w:customStyle="1" w:styleId="CdigoCar">
    <w:name w:val="Código Car"/>
    <w:basedOn w:val="Fuentedeprrafopredeter"/>
    <w:link w:val="Cdigo"/>
    <w:rsid w:val="00F74067"/>
    <w:rPr>
      <w:rFonts w:ascii="Consolas" w:eastAsia="Times New Roman" w:hAnsi="Consolas" w:cs="Times New Roman"/>
      <w:color w:val="61AFEF"/>
      <w:sz w:val="16"/>
      <w:szCs w:val="21"/>
      <w:shd w:val="clear" w:color="auto" w:fill="282C34"/>
      <w:lang w:eastAsia="es-ES"/>
    </w:rPr>
  </w:style>
  <w:style w:type="numbering" w:customStyle="1" w:styleId="WWOutlineListStyle4">
    <w:name w:val="WW_OutlineListStyle_4"/>
    <w:basedOn w:val="Sinlista"/>
    <w:pPr>
      <w:numPr>
        <w:numId w:val="2"/>
      </w:numPr>
    </w:pPr>
  </w:style>
  <w:style w:type="numbering" w:customStyle="1" w:styleId="WWOutlineListStyle3">
    <w:name w:val="WW_OutlineListStyle_3"/>
    <w:basedOn w:val="Sinlista"/>
    <w:pPr>
      <w:numPr>
        <w:numId w:val="3"/>
      </w:numPr>
    </w:pPr>
  </w:style>
  <w:style w:type="numbering" w:customStyle="1" w:styleId="WWOutlineListStyle2">
    <w:name w:val="WW_OutlineListStyle_2"/>
    <w:basedOn w:val="Sinlista"/>
    <w:pPr>
      <w:numPr>
        <w:numId w:val="4"/>
      </w:numPr>
    </w:pPr>
  </w:style>
  <w:style w:type="numbering" w:customStyle="1" w:styleId="WWOutlineListStyle1">
    <w:name w:val="WW_OutlineListStyle_1"/>
    <w:basedOn w:val="Sinlista"/>
    <w:pPr>
      <w:numPr>
        <w:numId w:val="5"/>
      </w:numPr>
    </w:pPr>
  </w:style>
  <w:style w:type="numbering" w:customStyle="1" w:styleId="WWOutlineListStyle">
    <w:name w:val="WW_OutlineListStyle"/>
    <w:basedOn w:val="Sinlista"/>
    <w:pPr>
      <w:numPr>
        <w:numId w:val="6"/>
      </w:numPr>
    </w:pPr>
  </w:style>
  <w:style w:type="numbering" w:customStyle="1" w:styleId="Sinlista1">
    <w:name w:val="Sin lista1"/>
    <w:basedOn w:val="Sinlista"/>
    <w:pPr>
      <w:numPr>
        <w:numId w:val="7"/>
      </w:numPr>
    </w:pPr>
  </w:style>
  <w:style w:type="numbering" w:customStyle="1" w:styleId="WWNum1">
    <w:name w:val="WWNum1"/>
    <w:basedOn w:val="Sinlista"/>
    <w:pPr>
      <w:numPr>
        <w:numId w:val="8"/>
      </w:numPr>
    </w:pPr>
  </w:style>
  <w:style w:type="numbering" w:customStyle="1" w:styleId="WWNum2">
    <w:name w:val="WWNum2"/>
    <w:basedOn w:val="Sinlista"/>
    <w:pPr>
      <w:numPr>
        <w:numId w:val="9"/>
      </w:numPr>
    </w:pPr>
  </w:style>
  <w:style w:type="numbering" w:customStyle="1" w:styleId="WWNum3">
    <w:name w:val="WWNum3"/>
    <w:basedOn w:val="Sinlista"/>
    <w:pPr>
      <w:numPr>
        <w:numId w:val="10"/>
      </w:numPr>
    </w:pPr>
  </w:style>
  <w:style w:type="numbering" w:customStyle="1" w:styleId="WWNum4">
    <w:name w:val="WWNum4"/>
    <w:basedOn w:val="Sinlista"/>
    <w:pPr>
      <w:numPr>
        <w:numId w:val="11"/>
      </w:numPr>
    </w:pPr>
  </w:style>
  <w:style w:type="numbering" w:customStyle="1" w:styleId="WWNum5">
    <w:name w:val="WWNum5"/>
    <w:basedOn w:val="Sinlista"/>
    <w:pPr>
      <w:numPr>
        <w:numId w:val="12"/>
      </w:numPr>
    </w:pPr>
  </w:style>
  <w:style w:type="numbering" w:customStyle="1" w:styleId="WWNum6">
    <w:name w:val="WWNum6"/>
    <w:basedOn w:val="Sinlista"/>
    <w:pPr>
      <w:numPr>
        <w:numId w:val="13"/>
      </w:numPr>
    </w:pPr>
  </w:style>
  <w:style w:type="numbering" w:customStyle="1" w:styleId="WWNum7">
    <w:name w:val="WWNum7"/>
    <w:basedOn w:val="Sinlista"/>
    <w:pPr>
      <w:numPr>
        <w:numId w:val="14"/>
      </w:numPr>
    </w:pPr>
  </w:style>
  <w:style w:type="numbering" w:customStyle="1" w:styleId="WWNum8">
    <w:name w:val="WWNum8"/>
    <w:basedOn w:val="Sinlista"/>
    <w:pPr>
      <w:numPr>
        <w:numId w:val="15"/>
      </w:numPr>
    </w:pPr>
  </w:style>
  <w:style w:type="numbering" w:customStyle="1" w:styleId="WWNum9">
    <w:name w:val="WWNum9"/>
    <w:basedOn w:val="Sinlista"/>
    <w:pPr>
      <w:numPr>
        <w:numId w:val="16"/>
      </w:numPr>
    </w:pPr>
  </w:style>
  <w:style w:type="numbering" w:customStyle="1" w:styleId="WWNum10">
    <w:name w:val="WWNum10"/>
    <w:basedOn w:val="Sinlista"/>
    <w:pPr>
      <w:numPr>
        <w:numId w:val="17"/>
      </w:numPr>
    </w:pPr>
  </w:style>
  <w:style w:type="table" w:styleId="Tablaconcuadrcula">
    <w:name w:val="Table Grid"/>
    <w:basedOn w:val="Tablanormal"/>
    <w:uiPriority w:val="59"/>
    <w:rsid w:val="00EF3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7068">
      <w:bodyDiv w:val="1"/>
      <w:marLeft w:val="0"/>
      <w:marRight w:val="0"/>
      <w:marTop w:val="0"/>
      <w:marBottom w:val="0"/>
      <w:divBdr>
        <w:top w:val="none" w:sz="0" w:space="0" w:color="auto"/>
        <w:left w:val="none" w:sz="0" w:space="0" w:color="auto"/>
        <w:bottom w:val="none" w:sz="0" w:space="0" w:color="auto"/>
        <w:right w:val="none" w:sz="0" w:space="0" w:color="auto"/>
      </w:divBdr>
      <w:divsChild>
        <w:div w:id="221529186">
          <w:marLeft w:val="0"/>
          <w:marRight w:val="0"/>
          <w:marTop w:val="0"/>
          <w:marBottom w:val="0"/>
          <w:divBdr>
            <w:top w:val="none" w:sz="0" w:space="0" w:color="auto"/>
            <w:left w:val="none" w:sz="0" w:space="0" w:color="auto"/>
            <w:bottom w:val="none" w:sz="0" w:space="0" w:color="auto"/>
            <w:right w:val="none" w:sz="0" w:space="0" w:color="auto"/>
          </w:divBdr>
          <w:divsChild>
            <w:div w:id="17742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091">
      <w:bodyDiv w:val="1"/>
      <w:marLeft w:val="0"/>
      <w:marRight w:val="0"/>
      <w:marTop w:val="0"/>
      <w:marBottom w:val="0"/>
      <w:divBdr>
        <w:top w:val="none" w:sz="0" w:space="0" w:color="auto"/>
        <w:left w:val="none" w:sz="0" w:space="0" w:color="auto"/>
        <w:bottom w:val="none" w:sz="0" w:space="0" w:color="auto"/>
        <w:right w:val="none" w:sz="0" w:space="0" w:color="auto"/>
      </w:divBdr>
      <w:divsChild>
        <w:div w:id="2019963487">
          <w:marLeft w:val="0"/>
          <w:marRight w:val="0"/>
          <w:marTop w:val="0"/>
          <w:marBottom w:val="0"/>
          <w:divBdr>
            <w:top w:val="none" w:sz="0" w:space="0" w:color="auto"/>
            <w:left w:val="none" w:sz="0" w:space="0" w:color="auto"/>
            <w:bottom w:val="none" w:sz="0" w:space="0" w:color="auto"/>
            <w:right w:val="none" w:sz="0" w:space="0" w:color="auto"/>
          </w:divBdr>
          <w:divsChild>
            <w:div w:id="10727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6105">
      <w:bodyDiv w:val="1"/>
      <w:marLeft w:val="0"/>
      <w:marRight w:val="0"/>
      <w:marTop w:val="0"/>
      <w:marBottom w:val="0"/>
      <w:divBdr>
        <w:top w:val="none" w:sz="0" w:space="0" w:color="auto"/>
        <w:left w:val="none" w:sz="0" w:space="0" w:color="auto"/>
        <w:bottom w:val="none" w:sz="0" w:space="0" w:color="auto"/>
        <w:right w:val="none" w:sz="0" w:space="0" w:color="auto"/>
      </w:divBdr>
      <w:divsChild>
        <w:div w:id="1906644076">
          <w:marLeft w:val="0"/>
          <w:marRight w:val="0"/>
          <w:marTop w:val="0"/>
          <w:marBottom w:val="0"/>
          <w:divBdr>
            <w:top w:val="none" w:sz="0" w:space="0" w:color="auto"/>
            <w:left w:val="none" w:sz="0" w:space="0" w:color="auto"/>
            <w:bottom w:val="none" w:sz="0" w:space="0" w:color="auto"/>
            <w:right w:val="none" w:sz="0" w:space="0" w:color="auto"/>
          </w:divBdr>
          <w:divsChild>
            <w:div w:id="13894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4046">
      <w:bodyDiv w:val="1"/>
      <w:marLeft w:val="0"/>
      <w:marRight w:val="0"/>
      <w:marTop w:val="0"/>
      <w:marBottom w:val="0"/>
      <w:divBdr>
        <w:top w:val="none" w:sz="0" w:space="0" w:color="auto"/>
        <w:left w:val="none" w:sz="0" w:space="0" w:color="auto"/>
        <w:bottom w:val="none" w:sz="0" w:space="0" w:color="auto"/>
        <w:right w:val="none" w:sz="0" w:space="0" w:color="auto"/>
      </w:divBdr>
      <w:divsChild>
        <w:div w:id="2112703727">
          <w:marLeft w:val="0"/>
          <w:marRight w:val="0"/>
          <w:marTop w:val="0"/>
          <w:marBottom w:val="0"/>
          <w:divBdr>
            <w:top w:val="none" w:sz="0" w:space="0" w:color="auto"/>
            <w:left w:val="none" w:sz="0" w:space="0" w:color="auto"/>
            <w:bottom w:val="none" w:sz="0" w:space="0" w:color="auto"/>
            <w:right w:val="none" w:sz="0" w:space="0" w:color="auto"/>
          </w:divBdr>
          <w:divsChild>
            <w:div w:id="744297619">
              <w:marLeft w:val="0"/>
              <w:marRight w:val="0"/>
              <w:marTop w:val="0"/>
              <w:marBottom w:val="0"/>
              <w:divBdr>
                <w:top w:val="none" w:sz="0" w:space="0" w:color="auto"/>
                <w:left w:val="none" w:sz="0" w:space="0" w:color="auto"/>
                <w:bottom w:val="none" w:sz="0" w:space="0" w:color="auto"/>
                <w:right w:val="none" w:sz="0" w:space="0" w:color="auto"/>
              </w:divBdr>
            </w:div>
            <w:div w:id="1778594250">
              <w:marLeft w:val="0"/>
              <w:marRight w:val="0"/>
              <w:marTop w:val="0"/>
              <w:marBottom w:val="0"/>
              <w:divBdr>
                <w:top w:val="none" w:sz="0" w:space="0" w:color="auto"/>
                <w:left w:val="none" w:sz="0" w:space="0" w:color="auto"/>
                <w:bottom w:val="none" w:sz="0" w:space="0" w:color="auto"/>
                <w:right w:val="none" w:sz="0" w:space="0" w:color="auto"/>
              </w:divBdr>
            </w:div>
            <w:div w:id="821584980">
              <w:marLeft w:val="0"/>
              <w:marRight w:val="0"/>
              <w:marTop w:val="0"/>
              <w:marBottom w:val="0"/>
              <w:divBdr>
                <w:top w:val="none" w:sz="0" w:space="0" w:color="auto"/>
                <w:left w:val="none" w:sz="0" w:space="0" w:color="auto"/>
                <w:bottom w:val="none" w:sz="0" w:space="0" w:color="auto"/>
                <w:right w:val="none" w:sz="0" w:space="0" w:color="auto"/>
              </w:divBdr>
            </w:div>
            <w:div w:id="4725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0154">
      <w:bodyDiv w:val="1"/>
      <w:marLeft w:val="0"/>
      <w:marRight w:val="0"/>
      <w:marTop w:val="0"/>
      <w:marBottom w:val="0"/>
      <w:divBdr>
        <w:top w:val="none" w:sz="0" w:space="0" w:color="auto"/>
        <w:left w:val="none" w:sz="0" w:space="0" w:color="auto"/>
        <w:bottom w:val="none" w:sz="0" w:space="0" w:color="auto"/>
        <w:right w:val="none" w:sz="0" w:space="0" w:color="auto"/>
      </w:divBdr>
      <w:divsChild>
        <w:div w:id="265618633">
          <w:marLeft w:val="0"/>
          <w:marRight w:val="0"/>
          <w:marTop w:val="0"/>
          <w:marBottom w:val="0"/>
          <w:divBdr>
            <w:top w:val="none" w:sz="0" w:space="0" w:color="auto"/>
            <w:left w:val="none" w:sz="0" w:space="0" w:color="auto"/>
            <w:bottom w:val="none" w:sz="0" w:space="0" w:color="auto"/>
            <w:right w:val="none" w:sz="0" w:space="0" w:color="auto"/>
          </w:divBdr>
          <w:divsChild>
            <w:div w:id="4815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7787">
      <w:bodyDiv w:val="1"/>
      <w:marLeft w:val="0"/>
      <w:marRight w:val="0"/>
      <w:marTop w:val="0"/>
      <w:marBottom w:val="0"/>
      <w:divBdr>
        <w:top w:val="none" w:sz="0" w:space="0" w:color="auto"/>
        <w:left w:val="none" w:sz="0" w:space="0" w:color="auto"/>
        <w:bottom w:val="none" w:sz="0" w:space="0" w:color="auto"/>
        <w:right w:val="none" w:sz="0" w:space="0" w:color="auto"/>
      </w:divBdr>
      <w:divsChild>
        <w:div w:id="107553155">
          <w:marLeft w:val="0"/>
          <w:marRight w:val="0"/>
          <w:marTop w:val="0"/>
          <w:marBottom w:val="0"/>
          <w:divBdr>
            <w:top w:val="none" w:sz="0" w:space="0" w:color="auto"/>
            <w:left w:val="none" w:sz="0" w:space="0" w:color="auto"/>
            <w:bottom w:val="none" w:sz="0" w:space="0" w:color="auto"/>
            <w:right w:val="none" w:sz="0" w:space="0" w:color="auto"/>
          </w:divBdr>
          <w:divsChild>
            <w:div w:id="12636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1310">
      <w:bodyDiv w:val="1"/>
      <w:marLeft w:val="0"/>
      <w:marRight w:val="0"/>
      <w:marTop w:val="0"/>
      <w:marBottom w:val="0"/>
      <w:divBdr>
        <w:top w:val="none" w:sz="0" w:space="0" w:color="auto"/>
        <w:left w:val="none" w:sz="0" w:space="0" w:color="auto"/>
        <w:bottom w:val="none" w:sz="0" w:space="0" w:color="auto"/>
        <w:right w:val="none" w:sz="0" w:space="0" w:color="auto"/>
      </w:divBdr>
      <w:divsChild>
        <w:div w:id="709841366">
          <w:marLeft w:val="0"/>
          <w:marRight w:val="0"/>
          <w:marTop w:val="0"/>
          <w:marBottom w:val="0"/>
          <w:divBdr>
            <w:top w:val="none" w:sz="0" w:space="0" w:color="auto"/>
            <w:left w:val="none" w:sz="0" w:space="0" w:color="auto"/>
            <w:bottom w:val="none" w:sz="0" w:space="0" w:color="auto"/>
            <w:right w:val="none" w:sz="0" w:space="0" w:color="auto"/>
          </w:divBdr>
          <w:divsChild>
            <w:div w:id="662127122">
              <w:marLeft w:val="0"/>
              <w:marRight w:val="0"/>
              <w:marTop w:val="0"/>
              <w:marBottom w:val="0"/>
              <w:divBdr>
                <w:top w:val="none" w:sz="0" w:space="0" w:color="auto"/>
                <w:left w:val="none" w:sz="0" w:space="0" w:color="auto"/>
                <w:bottom w:val="none" w:sz="0" w:space="0" w:color="auto"/>
                <w:right w:val="none" w:sz="0" w:space="0" w:color="auto"/>
              </w:divBdr>
            </w:div>
            <w:div w:id="11937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6779">
      <w:bodyDiv w:val="1"/>
      <w:marLeft w:val="0"/>
      <w:marRight w:val="0"/>
      <w:marTop w:val="0"/>
      <w:marBottom w:val="0"/>
      <w:divBdr>
        <w:top w:val="none" w:sz="0" w:space="0" w:color="auto"/>
        <w:left w:val="none" w:sz="0" w:space="0" w:color="auto"/>
        <w:bottom w:val="none" w:sz="0" w:space="0" w:color="auto"/>
        <w:right w:val="none" w:sz="0" w:space="0" w:color="auto"/>
      </w:divBdr>
      <w:divsChild>
        <w:div w:id="943653055">
          <w:marLeft w:val="0"/>
          <w:marRight w:val="0"/>
          <w:marTop w:val="0"/>
          <w:marBottom w:val="0"/>
          <w:divBdr>
            <w:top w:val="none" w:sz="0" w:space="0" w:color="auto"/>
            <w:left w:val="none" w:sz="0" w:space="0" w:color="auto"/>
            <w:bottom w:val="none" w:sz="0" w:space="0" w:color="auto"/>
            <w:right w:val="none" w:sz="0" w:space="0" w:color="auto"/>
          </w:divBdr>
          <w:divsChild>
            <w:div w:id="4665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5">
      <w:bodyDiv w:val="1"/>
      <w:marLeft w:val="0"/>
      <w:marRight w:val="0"/>
      <w:marTop w:val="0"/>
      <w:marBottom w:val="0"/>
      <w:divBdr>
        <w:top w:val="none" w:sz="0" w:space="0" w:color="auto"/>
        <w:left w:val="none" w:sz="0" w:space="0" w:color="auto"/>
        <w:bottom w:val="none" w:sz="0" w:space="0" w:color="auto"/>
        <w:right w:val="none" w:sz="0" w:space="0" w:color="auto"/>
      </w:divBdr>
      <w:divsChild>
        <w:div w:id="864489107">
          <w:marLeft w:val="0"/>
          <w:marRight w:val="0"/>
          <w:marTop w:val="0"/>
          <w:marBottom w:val="0"/>
          <w:divBdr>
            <w:top w:val="none" w:sz="0" w:space="0" w:color="auto"/>
            <w:left w:val="none" w:sz="0" w:space="0" w:color="auto"/>
            <w:bottom w:val="none" w:sz="0" w:space="0" w:color="auto"/>
            <w:right w:val="none" w:sz="0" w:space="0" w:color="auto"/>
          </w:divBdr>
          <w:divsChild>
            <w:div w:id="153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286">
      <w:bodyDiv w:val="1"/>
      <w:marLeft w:val="0"/>
      <w:marRight w:val="0"/>
      <w:marTop w:val="0"/>
      <w:marBottom w:val="0"/>
      <w:divBdr>
        <w:top w:val="none" w:sz="0" w:space="0" w:color="auto"/>
        <w:left w:val="none" w:sz="0" w:space="0" w:color="auto"/>
        <w:bottom w:val="none" w:sz="0" w:space="0" w:color="auto"/>
        <w:right w:val="none" w:sz="0" w:space="0" w:color="auto"/>
      </w:divBdr>
      <w:divsChild>
        <w:div w:id="501628680">
          <w:marLeft w:val="0"/>
          <w:marRight w:val="0"/>
          <w:marTop w:val="0"/>
          <w:marBottom w:val="0"/>
          <w:divBdr>
            <w:top w:val="none" w:sz="0" w:space="0" w:color="auto"/>
            <w:left w:val="none" w:sz="0" w:space="0" w:color="auto"/>
            <w:bottom w:val="none" w:sz="0" w:space="0" w:color="auto"/>
            <w:right w:val="none" w:sz="0" w:space="0" w:color="auto"/>
          </w:divBdr>
          <w:divsChild>
            <w:div w:id="17124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6099">
      <w:bodyDiv w:val="1"/>
      <w:marLeft w:val="0"/>
      <w:marRight w:val="0"/>
      <w:marTop w:val="0"/>
      <w:marBottom w:val="0"/>
      <w:divBdr>
        <w:top w:val="none" w:sz="0" w:space="0" w:color="auto"/>
        <w:left w:val="none" w:sz="0" w:space="0" w:color="auto"/>
        <w:bottom w:val="none" w:sz="0" w:space="0" w:color="auto"/>
        <w:right w:val="none" w:sz="0" w:space="0" w:color="auto"/>
      </w:divBdr>
      <w:divsChild>
        <w:div w:id="298388939">
          <w:marLeft w:val="0"/>
          <w:marRight w:val="0"/>
          <w:marTop w:val="0"/>
          <w:marBottom w:val="0"/>
          <w:divBdr>
            <w:top w:val="none" w:sz="0" w:space="0" w:color="auto"/>
            <w:left w:val="none" w:sz="0" w:space="0" w:color="auto"/>
            <w:bottom w:val="none" w:sz="0" w:space="0" w:color="auto"/>
            <w:right w:val="none" w:sz="0" w:space="0" w:color="auto"/>
          </w:divBdr>
          <w:divsChild>
            <w:div w:id="2093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2330">
      <w:bodyDiv w:val="1"/>
      <w:marLeft w:val="0"/>
      <w:marRight w:val="0"/>
      <w:marTop w:val="0"/>
      <w:marBottom w:val="0"/>
      <w:divBdr>
        <w:top w:val="none" w:sz="0" w:space="0" w:color="auto"/>
        <w:left w:val="none" w:sz="0" w:space="0" w:color="auto"/>
        <w:bottom w:val="none" w:sz="0" w:space="0" w:color="auto"/>
        <w:right w:val="none" w:sz="0" w:space="0" w:color="auto"/>
      </w:divBdr>
      <w:divsChild>
        <w:div w:id="503319444">
          <w:marLeft w:val="0"/>
          <w:marRight w:val="0"/>
          <w:marTop w:val="0"/>
          <w:marBottom w:val="0"/>
          <w:divBdr>
            <w:top w:val="none" w:sz="0" w:space="0" w:color="auto"/>
            <w:left w:val="none" w:sz="0" w:space="0" w:color="auto"/>
            <w:bottom w:val="none" w:sz="0" w:space="0" w:color="auto"/>
            <w:right w:val="none" w:sz="0" w:space="0" w:color="auto"/>
          </w:divBdr>
          <w:divsChild>
            <w:div w:id="4640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6462">
      <w:bodyDiv w:val="1"/>
      <w:marLeft w:val="0"/>
      <w:marRight w:val="0"/>
      <w:marTop w:val="0"/>
      <w:marBottom w:val="0"/>
      <w:divBdr>
        <w:top w:val="none" w:sz="0" w:space="0" w:color="auto"/>
        <w:left w:val="none" w:sz="0" w:space="0" w:color="auto"/>
        <w:bottom w:val="none" w:sz="0" w:space="0" w:color="auto"/>
        <w:right w:val="none" w:sz="0" w:space="0" w:color="auto"/>
      </w:divBdr>
      <w:divsChild>
        <w:div w:id="257257358">
          <w:marLeft w:val="0"/>
          <w:marRight w:val="0"/>
          <w:marTop w:val="0"/>
          <w:marBottom w:val="0"/>
          <w:divBdr>
            <w:top w:val="none" w:sz="0" w:space="0" w:color="auto"/>
            <w:left w:val="none" w:sz="0" w:space="0" w:color="auto"/>
            <w:bottom w:val="none" w:sz="0" w:space="0" w:color="auto"/>
            <w:right w:val="none" w:sz="0" w:space="0" w:color="auto"/>
          </w:divBdr>
          <w:divsChild>
            <w:div w:id="4340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8606">
      <w:bodyDiv w:val="1"/>
      <w:marLeft w:val="0"/>
      <w:marRight w:val="0"/>
      <w:marTop w:val="0"/>
      <w:marBottom w:val="0"/>
      <w:divBdr>
        <w:top w:val="none" w:sz="0" w:space="0" w:color="auto"/>
        <w:left w:val="none" w:sz="0" w:space="0" w:color="auto"/>
        <w:bottom w:val="none" w:sz="0" w:space="0" w:color="auto"/>
        <w:right w:val="none" w:sz="0" w:space="0" w:color="auto"/>
      </w:divBdr>
      <w:divsChild>
        <w:div w:id="271741975">
          <w:marLeft w:val="0"/>
          <w:marRight w:val="0"/>
          <w:marTop w:val="0"/>
          <w:marBottom w:val="0"/>
          <w:divBdr>
            <w:top w:val="none" w:sz="0" w:space="0" w:color="auto"/>
            <w:left w:val="none" w:sz="0" w:space="0" w:color="auto"/>
            <w:bottom w:val="none" w:sz="0" w:space="0" w:color="auto"/>
            <w:right w:val="none" w:sz="0" w:space="0" w:color="auto"/>
          </w:divBdr>
          <w:divsChild>
            <w:div w:id="2006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1480">
      <w:bodyDiv w:val="1"/>
      <w:marLeft w:val="0"/>
      <w:marRight w:val="0"/>
      <w:marTop w:val="0"/>
      <w:marBottom w:val="0"/>
      <w:divBdr>
        <w:top w:val="none" w:sz="0" w:space="0" w:color="auto"/>
        <w:left w:val="none" w:sz="0" w:space="0" w:color="auto"/>
        <w:bottom w:val="none" w:sz="0" w:space="0" w:color="auto"/>
        <w:right w:val="none" w:sz="0" w:space="0" w:color="auto"/>
      </w:divBdr>
      <w:divsChild>
        <w:div w:id="1439178502">
          <w:marLeft w:val="0"/>
          <w:marRight w:val="0"/>
          <w:marTop w:val="0"/>
          <w:marBottom w:val="0"/>
          <w:divBdr>
            <w:top w:val="none" w:sz="0" w:space="0" w:color="auto"/>
            <w:left w:val="none" w:sz="0" w:space="0" w:color="auto"/>
            <w:bottom w:val="none" w:sz="0" w:space="0" w:color="auto"/>
            <w:right w:val="none" w:sz="0" w:space="0" w:color="auto"/>
          </w:divBdr>
          <w:divsChild>
            <w:div w:id="14760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1030">
      <w:bodyDiv w:val="1"/>
      <w:marLeft w:val="0"/>
      <w:marRight w:val="0"/>
      <w:marTop w:val="0"/>
      <w:marBottom w:val="0"/>
      <w:divBdr>
        <w:top w:val="none" w:sz="0" w:space="0" w:color="auto"/>
        <w:left w:val="none" w:sz="0" w:space="0" w:color="auto"/>
        <w:bottom w:val="none" w:sz="0" w:space="0" w:color="auto"/>
        <w:right w:val="none" w:sz="0" w:space="0" w:color="auto"/>
      </w:divBdr>
      <w:divsChild>
        <w:div w:id="1589650372">
          <w:marLeft w:val="0"/>
          <w:marRight w:val="0"/>
          <w:marTop w:val="0"/>
          <w:marBottom w:val="0"/>
          <w:divBdr>
            <w:top w:val="none" w:sz="0" w:space="0" w:color="auto"/>
            <w:left w:val="none" w:sz="0" w:space="0" w:color="auto"/>
            <w:bottom w:val="none" w:sz="0" w:space="0" w:color="auto"/>
            <w:right w:val="none" w:sz="0" w:space="0" w:color="auto"/>
          </w:divBdr>
          <w:divsChild>
            <w:div w:id="2039308550">
              <w:marLeft w:val="0"/>
              <w:marRight w:val="0"/>
              <w:marTop w:val="0"/>
              <w:marBottom w:val="0"/>
              <w:divBdr>
                <w:top w:val="none" w:sz="0" w:space="0" w:color="auto"/>
                <w:left w:val="none" w:sz="0" w:space="0" w:color="auto"/>
                <w:bottom w:val="none" w:sz="0" w:space="0" w:color="auto"/>
                <w:right w:val="none" w:sz="0" w:space="0" w:color="auto"/>
              </w:divBdr>
            </w:div>
            <w:div w:id="974681355">
              <w:marLeft w:val="0"/>
              <w:marRight w:val="0"/>
              <w:marTop w:val="0"/>
              <w:marBottom w:val="0"/>
              <w:divBdr>
                <w:top w:val="none" w:sz="0" w:space="0" w:color="auto"/>
                <w:left w:val="none" w:sz="0" w:space="0" w:color="auto"/>
                <w:bottom w:val="none" w:sz="0" w:space="0" w:color="auto"/>
                <w:right w:val="none" w:sz="0" w:space="0" w:color="auto"/>
              </w:divBdr>
            </w:div>
            <w:div w:id="1632517028">
              <w:marLeft w:val="0"/>
              <w:marRight w:val="0"/>
              <w:marTop w:val="0"/>
              <w:marBottom w:val="0"/>
              <w:divBdr>
                <w:top w:val="none" w:sz="0" w:space="0" w:color="auto"/>
                <w:left w:val="none" w:sz="0" w:space="0" w:color="auto"/>
                <w:bottom w:val="none" w:sz="0" w:space="0" w:color="auto"/>
                <w:right w:val="none" w:sz="0" w:space="0" w:color="auto"/>
              </w:divBdr>
            </w:div>
            <w:div w:id="588923964">
              <w:marLeft w:val="0"/>
              <w:marRight w:val="0"/>
              <w:marTop w:val="0"/>
              <w:marBottom w:val="0"/>
              <w:divBdr>
                <w:top w:val="none" w:sz="0" w:space="0" w:color="auto"/>
                <w:left w:val="none" w:sz="0" w:space="0" w:color="auto"/>
                <w:bottom w:val="none" w:sz="0" w:space="0" w:color="auto"/>
                <w:right w:val="none" w:sz="0" w:space="0" w:color="auto"/>
              </w:divBdr>
            </w:div>
            <w:div w:id="1479300731">
              <w:marLeft w:val="0"/>
              <w:marRight w:val="0"/>
              <w:marTop w:val="0"/>
              <w:marBottom w:val="0"/>
              <w:divBdr>
                <w:top w:val="none" w:sz="0" w:space="0" w:color="auto"/>
                <w:left w:val="none" w:sz="0" w:space="0" w:color="auto"/>
                <w:bottom w:val="none" w:sz="0" w:space="0" w:color="auto"/>
                <w:right w:val="none" w:sz="0" w:space="0" w:color="auto"/>
              </w:divBdr>
            </w:div>
            <w:div w:id="12824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6069">
      <w:bodyDiv w:val="1"/>
      <w:marLeft w:val="0"/>
      <w:marRight w:val="0"/>
      <w:marTop w:val="0"/>
      <w:marBottom w:val="0"/>
      <w:divBdr>
        <w:top w:val="none" w:sz="0" w:space="0" w:color="auto"/>
        <w:left w:val="none" w:sz="0" w:space="0" w:color="auto"/>
        <w:bottom w:val="none" w:sz="0" w:space="0" w:color="auto"/>
        <w:right w:val="none" w:sz="0" w:space="0" w:color="auto"/>
      </w:divBdr>
      <w:divsChild>
        <w:div w:id="1942953901">
          <w:marLeft w:val="0"/>
          <w:marRight w:val="0"/>
          <w:marTop w:val="0"/>
          <w:marBottom w:val="0"/>
          <w:divBdr>
            <w:top w:val="none" w:sz="0" w:space="0" w:color="auto"/>
            <w:left w:val="none" w:sz="0" w:space="0" w:color="auto"/>
            <w:bottom w:val="none" w:sz="0" w:space="0" w:color="auto"/>
            <w:right w:val="none" w:sz="0" w:space="0" w:color="auto"/>
          </w:divBdr>
          <w:divsChild>
            <w:div w:id="4138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76657">
      <w:bodyDiv w:val="1"/>
      <w:marLeft w:val="0"/>
      <w:marRight w:val="0"/>
      <w:marTop w:val="0"/>
      <w:marBottom w:val="0"/>
      <w:divBdr>
        <w:top w:val="none" w:sz="0" w:space="0" w:color="auto"/>
        <w:left w:val="none" w:sz="0" w:space="0" w:color="auto"/>
        <w:bottom w:val="none" w:sz="0" w:space="0" w:color="auto"/>
        <w:right w:val="none" w:sz="0" w:space="0" w:color="auto"/>
      </w:divBdr>
      <w:divsChild>
        <w:div w:id="1026325151">
          <w:marLeft w:val="0"/>
          <w:marRight w:val="0"/>
          <w:marTop w:val="0"/>
          <w:marBottom w:val="0"/>
          <w:divBdr>
            <w:top w:val="none" w:sz="0" w:space="0" w:color="auto"/>
            <w:left w:val="none" w:sz="0" w:space="0" w:color="auto"/>
            <w:bottom w:val="none" w:sz="0" w:space="0" w:color="auto"/>
            <w:right w:val="none" w:sz="0" w:space="0" w:color="auto"/>
          </w:divBdr>
          <w:divsChild>
            <w:div w:id="12757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6799">
      <w:bodyDiv w:val="1"/>
      <w:marLeft w:val="0"/>
      <w:marRight w:val="0"/>
      <w:marTop w:val="0"/>
      <w:marBottom w:val="0"/>
      <w:divBdr>
        <w:top w:val="none" w:sz="0" w:space="0" w:color="auto"/>
        <w:left w:val="none" w:sz="0" w:space="0" w:color="auto"/>
        <w:bottom w:val="none" w:sz="0" w:space="0" w:color="auto"/>
        <w:right w:val="none" w:sz="0" w:space="0" w:color="auto"/>
      </w:divBdr>
      <w:divsChild>
        <w:div w:id="372659331">
          <w:marLeft w:val="0"/>
          <w:marRight w:val="0"/>
          <w:marTop w:val="0"/>
          <w:marBottom w:val="0"/>
          <w:divBdr>
            <w:top w:val="none" w:sz="0" w:space="0" w:color="auto"/>
            <w:left w:val="none" w:sz="0" w:space="0" w:color="auto"/>
            <w:bottom w:val="none" w:sz="0" w:space="0" w:color="auto"/>
            <w:right w:val="none" w:sz="0" w:space="0" w:color="auto"/>
          </w:divBdr>
          <w:divsChild>
            <w:div w:id="13798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1881">
      <w:bodyDiv w:val="1"/>
      <w:marLeft w:val="0"/>
      <w:marRight w:val="0"/>
      <w:marTop w:val="0"/>
      <w:marBottom w:val="0"/>
      <w:divBdr>
        <w:top w:val="none" w:sz="0" w:space="0" w:color="auto"/>
        <w:left w:val="none" w:sz="0" w:space="0" w:color="auto"/>
        <w:bottom w:val="none" w:sz="0" w:space="0" w:color="auto"/>
        <w:right w:val="none" w:sz="0" w:space="0" w:color="auto"/>
      </w:divBdr>
      <w:divsChild>
        <w:div w:id="528297936">
          <w:marLeft w:val="0"/>
          <w:marRight w:val="0"/>
          <w:marTop w:val="0"/>
          <w:marBottom w:val="0"/>
          <w:divBdr>
            <w:top w:val="none" w:sz="0" w:space="0" w:color="auto"/>
            <w:left w:val="none" w:sz="0" w:space="0" w:color="auto"/>
            <w:bottom w:val="none" w:sz="0" w:space="0" w:color="auto"/>
            <w:right w:val="none" w:sz="0" w:space="0" w:color="auto"/>
          </w:divBdr>
          <w:divsChild>
            <w:div w:id="1699693446">
              <w:marLeft w:val="0"/>
              <w:marRight w:val="0"/>
              <w:marTop w:val="0"/>
              <w:marBottom w:val="0"/>
              <w:divBdr>
                <w:top w:val="none" w:sz="0" w:space="0" w:color="auto"/>
                <w:left w:val="none" w:sz="0" w:space="0" w:color="auto"/>
                <w:bottom w:val="none" w:sz="0" w:space="0" w:color="auto"/>
                <w:right w:val="none" w:sz="0" w:space="0" w:color="auto"/>
              </w:divBdr>
            </w:div>
            <w:div w:id="20276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2951">
      <w:bodyDiv w:val="1"/>
      <w:marLeft w:val="0"/>
      <w:marRight w:val="0"/>
      <w:marTop w:val="0"/>
      <w:marBottom w:val="0"/>
      <w:divBdr>
        <w:top w:val="none" w:sz="0" w:space="0" w:color="auto"/>
        <w:left w:val="none" w:sz="0" w:space="0" w:color="auto"/>
        <w:bottom w:val="none" w:sz="0" w:space="0" w:color="auto"/>
        <w:right w:val="none" w:sz="0" w:space="0" w:color="auto"/>
      </w:divBdr>
      <w:divsChild>
        <w:div w:id="1554350051">
          <w:marLeft w:val="0"/>
          <w:marRight w:val="0"/>
          <w:marTop w:val="0"/>
          <w:marBottom w:val="0"/>
          <w:divBdr>
            <w:top w:val="none" w:sz="0" w:space="0" w:color="auto"/>
            <w:left w:val="none" w:sz="0" w:space="0" w:color="auto"/>
            <w:bottom w:val="none" w:sz="0" w:space="0" w:color="auto"/>
            <w:right w:val="none" w:sz="0" w:space="0" w:color="auto"/>
          </w:divBdr>
          <w:divsChild>
            <w:div w:id="5216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0037">
      <w:bodyDiv w:val="1"/>
      <w:marLeft w:val="0"/>
      <w:marRight w:val="0"/>
      <w:marTop w:val="0"/>
      <w:marBottom w:val="0"/>
      <w:divBdr>
        <w:top w:val="none" w:sz="0" w:space="0" w:color="auto"/>
        <w:left w:val="none" w:sz="0" w:space="0" w:color="auto"/>
        <w:bottom w:val="none" w:sz="0" w:space="0" w:color="auto"/>
        <w:right w:val="none" w:sz="0" w:space="0" w:color="auto"/>
      </w:divBdr>
      <w:divsChild>
        <w:div w:id="1937906909">
          <w:marLeft w:val="0"/>
          <w:marRight w:val="0"/>
          <w:marTop w:val="0"/>
          <w:marBottom w:val="0"/>
          <w:divBdr>
            <w:top w:val="none" w:sz="0" w:space="0" w:color="auto"/>
            <w:left w:val="none" w:sz="0" w:space="0" w:color="auto"/>
            <w:bottom w:val="none" w:sz="0" w:space="0" w:color="auto"/>
            <w:right w:val="none" w:sz="0" w:space="0" w:color="auto"/>
          </w:divBdr>
          <w:divsChild>
            <w:div w:id="1664047174">
              <w:marLeft w:val="0"/>
              <w:marRight w:val="0"/>
              <w:marTop w:val="0"/>
              <w:marBottom w:val="0"/>
              <w:divBdr>
                <w:top w:val="none" w:sz="0" w:space="0" w:color="auto"/>
                <w:left w:val="none" w:sz="0" w:space="0" w:color="auto"/>
                <w:bottom w:val="none" w:sz="0" w:space="0" w:color="auto"/>
                <w:right w:val="none" w:sz="0" w:space="0" w:color="auto"/>
              </w:divBdr>
            </w:div>
            <w:div w:id="190804297">
              <w:marLeft w:val="0"/>
              <w:marRight w:val="0"/>
              <w:marTop w:val="0"/>
              <w:marBottom w:val="0"/>
              <w:divBdr>
                <w:top w:val="none" w:sz="0" w:space="0" w:color="auto"/>
                <w:left w:val="none" w:sz="0" w:space="0" w:color="auto"/>
                <w:bottom w:val="none" w:sz="0" w:space="0" w:color="auto"/>
                <w:right w:val="none" w:sz="0" w:space="0" w:color="auto"/>
              </w:divBdr>
            </w:div>
            <w:div w:id="420222615">
              <w:marLeft w:val="0"/>
              <w:marRight w:val="0"/>
              <w:marTop w:val="0"/>
              <w:marBottom w:val="0"/>
              <w:divBdr>
                <w:top w:val="none" w:sz="0" w:space="0" w:color="auto"/>
                <w:left w:val="none" w:sz="0" w:space="0" w:color="auto"/>
                <w:bottom w:val="none" w:sz="0" w:space="0" w:color="auto"/>
                <w:right w:val="none" w:sz="0" w:space="0" w:color="auto"/>
              </w:divBdr>
            </w:div>
            <w:div w:id="723023263">
              <w:marLeft w:val="0"/>
              <w:marRight w:val="0"/>
              <w:marTop w:val="0"/>
              <w:marBottom w:val="0"/>
              <w:divBdr>
                <w:top w:val="none" w:sz="0" w:space="0" w:color="auto"/>
                <w:left w:val="none" w:sz="0" w:space="0" w:color="auto"/>
                <w:bottom w:val="none" w:sz="0" w:space="0" w:color="auto"/>
                <w:right w:val="none" w:sz="0" w:space="0" w:color="auto"/>
              </w:divBdr>
            </w:div>
            <w:div w:id="303779132">
              <w:marLeft w:val="0"/>
              <w:marRight w:val="0"/>
              <w:marTop w:val="0"/>
              <w:marBottom w:val="0"/>
              <w:divBdr>
                <w:top w:val="none" w:sz="0" w:space="0" w:color="auto"/>
                <w:left w:val="none" w:sz="0" w:space="0" w:color="auto"/>
                <w:bottom w:val="none" w:sz="0" w:space="0" w:color="auto"/>
                <w:right w:val="none" w:sz="0" w:space="0" w:color="auto"/>
              </w:divBdr>
            </w:div>
            <w:div w:id="588347748">
              <w:marLeft w:val="0"/>
              <w:marRight w:val="0"/>
              <w:marTop w:val="0"/>
              <w:marBottom w:val="0"/>
              <w:divBdr>
                <w:top w:val="none" w:sz="0" w:space="0" w:color="auto"/>
                <w:left w:val="none" w:sz="0" w:space="0" w:color="auto"/>
                <w:bottom w:val="none" w:sz="0" w:space="0" w:color="auto"/>
                <w:right w:val="none" w:sz="0" w:space="0" w:color="auto"/>
              </w:divBdr>
            </w:div>
            <w:div w:id="418987856">
              <w:marLeft w:val="0"/>
              <w:marRight w:val="0"/>
              <w:marTop w:val="0"/>
              <w:marBottom w:val="0"/>
              <w:divBdr>
                <w:top w:val="none" w:sz="0" w:space="0" w:color="auto"/>
                <w:left w:val="none" w:sz="0" w:space="0" w:color="auto"/>
                <w:bottom w:val="none" w:sz="0" w:space="0" w:color="auto"/>
                <w:right w:val="none" w:sz="0" w:space="0" w:color="auto"/>
              </w:divBdr>
            </w:div>
            <w:div w:id="18260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7996">
      <w:bodyDiv w:val="1"/>
      <w:marLeft w:val="0"/>
      <w:marRight w:val="0"/>
      <w:marTop w:val="0"/>
      <w:marBottom w:val="0"/>
      <w:divBdr>
        <w:top w:val="none" w:sz="0" w:space="0" w:color="auto"/>
        <w:left w:val="none" w:sz="0" w:space="0" w:color="auto"/>
        <w:bottom w:val="none" w:sz="0" w:space="0" w:color="auto"/>
        <w:right w:val="none" w:sz="0" w:space="0" w:color="auto"/>
      </w:divBdr>
      <w:divsChild>
        <w:div w:id="934634295">
          <w:marLeft w:val="0"/>
          <w:marRight w:val="0"/>
          <w:marTop w:val="0"/>
          <w:marBottom w:val="0"/>
          <w:divBdr>
            <w:top w:val="none" w:sz="0" w:space="0" w:color="auto"/>
            <w:left w:val="none" w:sz="0" w:space="0" w:color="auto"/>
            <w:bottom w:val="none" w:sz="0" w:space="0" w:color="auto"/>
            <w:right w:val="none" w:sz="0" w:space="0" w:color="auto"/>
          </w:divBdr>
          <w:divsChild>
            <w:div w:id="16810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58499">
      <w:bodyDiv w:val="1"/>
      <w:marLeft w:val="0"/>
      <w:marRight w:val="0"/>
      <w:marTop w:val="0"/>
      <w:marBottom w:val="0"/>
      <w:divBdr>
        <w:top w:val="none" w:sz="0" w:space="0" w:color="auto"/>
        <w:left w:val="none" w:sz="0" w:space="0" w:color="auto"/>
        <w:bottom w:val="none" w:sz="0" w:space="0" w:color="auto"/>
        <w:right w:val="none" w:sz="0" w:space="0" w:color="auto"/>
      </w:divBdr>
      <w:divsChild>
        <w:div w:id="263222429">
          <w:marLeft w:val="0"/>
          <w:marRight w:val="0"/>
          <w:marTop w:val="0"/>
          <w:marBottom w:val="0"/>
          <w:divBdr>
            <w:top w:val="none" w:sz="0" w:space="0" w:color="auto"/>
            <w:left w:val="none" w:sz="0" w:space="0" w:color="auto"/>
            <w:bottom w:val="none" w:sz="0" w:space="0" w:color="auto"/>
            <w:right w:val="none" w:sz="0" w:space="0" w:color="auto"/>
          </w:divBdr>
          <w:divsChild>
            <w:div w:id="1781948481">
              <w:marLeft w:val="0"/>
              <w:marRight w:val="0"/>
              <w:marTop w:val="0"/>
              <w:marBottom w:val="0"/>
              <w:divBdr>
                <w:top w:val="none" w:sz="0" w:space="0" w:color="auto"/>
                <w:left w:val="none" w:sz="0" w:space="0" w:color="auto"/>
                <w:bottom w:val="none" w:sz="0" w:space="0" w:color="auto"/>
                <w:right w:val="none" w:sz="0" w:space="0" w:color="auto"/>
              </w:divBdr>
            </w:div>
            <w:div w:id="1244489791">
              <w:marLeft w:val="0"/>
              <w:marRight w:val="0"/>
              <w:marTop w:val="0"/>
              <w:marBottom w:val="0"/>
              <w:divBdr>
                <w:top w:val="none" w:sz="0" w:space="0" w:color="auto"/>
                <w:left w:val="none" w:sz="0" w:space="0" w:color="auto"/>
                <w:bottom w:val="none" w:sz="0" w:space="0" w:color="auto"/>
                <w:right w:val="none" w:sz="0" w:space="0" w:color="auto"/>
              </w:divBdr>
            </w:div>
            <w:div w:id="1783452985">
              <w:marLeft w:val="0"/>
              <w:marRight w:val="0"/>
              <w:marTop w:val="0"/>
              <w:marBottom w:val="0"/>
              <w:divBdr>
                <w:top w:val="none" w:sz="0" w:space="0" w:color="auto"/>
                <w:left w:val="none" w:sz="0" w:space="0" w:color="auto"/>
                <w:bottom w:val="none" w:sz="0" w:space="0" w:color="auto"/>
                <w:right w:val="none" w:sz="0" w:space="0" w:color="auto"/>
              </w:divBdr>
            </w:div>
            <w:div w:id="490562858">
              <w:marLeft w:val="0"/>
              <w:marRight w:val="0"/>
              <w:marTop w:val="0"/>
              <w:marBottom w:val="0"/>
              <w:divBdr>
                <w:top w:val="none" w:sz="0" w:space="0" w:color="auto"/>
                <w:left w:val="none" w:sz="0" w:space="0" w:color="auto"/>
                <w:bottom w:val="none" w:sz="0" w:space="0" w:color="auto"/>
                <w:right w:val="none" w:sz="0" w:space="0" w:color="auto"/>
              </w:divBdr>
            </w:div>
            <w:div w:id="604776939">
              <w:marLeft w:val="0"/>
              <w:marRight w:val="0"/>
              <w:marTop w:val="0"/>
              <w:marBottom w:val="0"/>
              <w:divBdr>
                <w:top w:val="none" w:sz="0" w:space="0" w:color="auto"/>
                <w:left w:val="none" w:sz="0" w:space="0" w:color="auto"/>
                <w:bottom w:val="none" w:sz="0" w:space="0" w:color="auto"/>
                <w:right w:val="none" w:sz="0" w:space="0" w:color="auto"/>
              </w:divBdr>
            </w:div>
            <w:div w:id="881330292">
              <w:marLeft w:val="0"/>
              <w:marRight w:val="0"/>
              <w:marTop w:val="0"/>
              <w:marBottom w:val="0"/>
              <w:divBdr>
                <w:top w:val="none" w:sz="0" w:space="0" w:color="auto"/>
                <w:left w:val="none" w:sz="0" w:space="0" w:color="auto"/>
                <w:bottom w:val="none" w:sz="0" w:space="0" w:color="auto"/>
                <w:right w:val="none" w:sz="0" w:space="0" w:color="auto"/>
              </w:divBdr>
            </w:div>
            <w:div w:id="1488477649">
              <w:marLeft w:val="0"/>
              <w:marRight w:val="0"/>
              <w:marTop w:val="0"/>
              <w:marBottom w:val="0"/>
              <w:divBdr>
                <w:top w:val="none" w:sz="0" w:space="0" w:color="auto"/>
                <w:left w:val="none" w:sz="0" w:space="0" w:color="auto"/>
                <w:bottom w:val="none" w:sz="0" w:space="0" w:color="auto"/>
                <w:right w:val="none" w:sz="0" w:space="0" w:color="auto"/>
              </w:divBdr>
            </w:div>
            <w:div w:id="1275552051">
              <w:marLeft w:val="0"/>
              <w:marRight w:val="0"/>
              <w:marTop w:val="0"/>
              <w:marBottom w:val="0"/>
              <w:divBdr>
                <w:top w:val="none" w:sz="0" w:space="0" w:color="auto"/>
                <w:left w:val="none" w:sz="0" w:space="0" w:color="auto"/>
                <w:bottom w:val="none" w:sz="0" w:space="0" w:color="auto"/>
                <w:right w:val="none" w:sz="0" w:space="0" w:color="auto"/>
              </w:divBdr>
            </w:div>
            <w:div w:id="47070726">
              <w:marLeft w:val="0"/>
              <w:marRight w:val="0"/>
              <w:marTop w:val="0"/>
              <w:marBottom w:val="0"/>
              <w:divBdr>
                <w:top w:val="none" w:sz="0" w:space="0" w:color="auto"/>
                <w:left w:val="none" w:sz="0" w:space="0" w:color="auto"/>
                <w:bottom w:val="none" w:sz="0" w:space="0" w:color="auto"/>
                <w:right w:val="none" w:sz="0" w:space="0" w:color="auto"/>
              </w:divBdr>
            </w:div>
            <w:div w:id="2137016220">
              <w:marLeft w:val="0"/>
              <w:marRight w:val="0"/>
              <w:marTop w:val="0"/>
              <w:marBottom w:val="0"/>
              <w:divBdr>
                <w:top w:val="none" w:sz="0" w:space="0" w:color="auto"/>
                <w:left w:val="none" w:sz="0" w:space="0" w:color="auto"/>
                <w:bottom w:val="none" w:sz="0" w:space="0" w:color="auto"/>
                <w:right w:val="none" w:sz="0" w:space="0" w:color="auto"/>
              </w:divBdr>
            </w:div>
            <w:div w:id="905845427">
              <w:marLeft w:val="0"/>
              <w:marRight w:val="0"/>
              <w:marTop w:val="0"/>
              <w:marBottom w:val="0"/>
              <w:divBdr>
                <w:top w:val="none" w:sz="0" w:space="0" w:color="auto"/>
                <w:left w:val="none" w:sz="0" w:space="0" w:color="auto"/>
                <w:bottom w:val="none" w:sz="0" w:space="0" w:color="auto"/>
                <w:right w:val="none" w:sz="0" w:space="0" w:color="auto"/>
              </w:divBdr>
            </w:div>
            <w:div w:id="1267225659">
              <w:marLeft w:val="0"/>
              <w:marRight w:val="0"/>
              <w:marTop w:val="0"/>
              <w:marBottom w:val="0"/>
              <w:divBdr>
                <w:top w:val="none" w:sz="0" w:space="0" w:color="auto"/>
                <w:left w:val="none" w:sz="0" w:space="0" w:color="auto"/>
                <w:bottom w:val="none" w:sz="0" w:space="0" w:color="auto"/>
                <w:right w:val="none" w:sz="0" w:space="0" w:color="auto"/>
              </w:divBdr>
            </w:div>
            <w:div w:id="151603281">
              <w:marLeft w:val="0"/>
              <w:marRight w:val="0"/>
              <w:marTop w:val="0"/>
              <w:marBottom w:val="0"/>
              <w:divBdr>
                <w:top w:val="none" w:sz="0" w:space="0" w:color="auto"/>
                <w:left w:val="none" w:sz="0" w:space="0" w:color="auto"/>
                <w:bottom w:val="none" w:sz="0" w:space="0" w:color="auto"/>
                <w:right w:val="none" w:sz="0" w:space="0" w:color="auto"/>
              </w:divBdr>
            </w:div>
            <w:div w:id="18391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152">
      <w:bodyDiv w:val="1"/>
      <w:marLeft w:val="0"/>
      <w:marRight w:val="0"/>
      <w:marTop w:val="0"/>
      <w:marBottom w:val="0"/>
      <w:divBdr>
        <w:top w:val="none" w:sz="0" w:space="0" w:color="auto"/>
        <w:left w:val="none" w:sz="0" w:space="0" w:color="auto"/>
        <w:bottom w:val="none" w:sz="0" w:space="0" w:color="auto"/>
        <w:right w:val="none" w:sz="0" w:space="0" w:color="auto"/>
      </w:divBdr>
      <w:divsChild>
        <w:div w:id="1618371680">
          <w:marLeft w:val="0"/>
          <w:marRight w:val="0"/>
          <w:marTop w:val="0"/>
          <w:marBottom w:val="0"/>
          <w:divBdr>
            <w:top w:val="none" w:sz="0" w:space="0" w:color="auto"/>
            <w:left w:val="none" w:sz="0" w:space="0" w:color="auto"/>
            <w:bottom w:val="none" w:sz="0" w:space="0" w:color="auto"/>
            <w:right w:val="none" w:sz="0" w:space="0" w:color="auto"/>
          </w:divBdr>
          <w:divsChild>
            <w:div w:id="11178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9532">
      <w:bodyDiv w:val="1"/>
      <w:marLeft w:val="0"/>
      <w:marRight w:val="0"/>
      <w:marTop w:val="0"/>
      <w:marBottom w:val="0"/>
      <w:divBdr>
        <w:top w:val="none" w:sz="0" w:space="0" w:color="auto"/>
        <w:left w:val="none" w:sz="0" w:space="0" w:color="auto"/>
        <w:bottom w:val="none" w:sz="0" w:space="0" w:color="auto"/>
        <w:right w:val="none" w:sz="0" w:space="0" w:color="auto"/>
      </w:divBdr>
    </w:div>
    <w:div w:id="1511140250">
      <w:bodyDiv w:val="1"/>
      <w:marLeft w:val="0"/>
      <w:marRight w:val="0"/>
      <w:marTop w:val="0"/>
      <w:marBottom w:val="0"/>
      <w:divBdr>
        <w:top w:val="none" w:sz="0" w:space="0" w:color="auto"/>
        <w:left w:val="none" w:sz="0" w:space="0" w:color="auto"/>
        <w:bottom w:val="none" w:sz="0" w:space="0" w:color="auto"/>
        <w:right w:val="none" w:sz="0" w:space="0" w:color="auto"/>
      </w:divBdr>
      <w:divsChild>
        <w:div w:id="2064672424">
          <w:marLeft w:val="0"/>
          <w:marRight w:val="0"/>
          <w:marTop w:val="0"/>
          <w:marBottom w:val="0"/>
          <w:divBdr>
            <w:top w:val="none" w:sz="0" w:space="0" w:color="auto"/>
            <w:left w:val="none" w:sz="0" w:space="0" w:color="auto"/>
            <w:bottom w:val="none" w:sz="0" w:space="0" w:color="auto"/>
            <w:right w:val="none" w:sz="0" w:space="0" w:color="auto"/>
          </w:divBdr>
          <w:divsChild>
            <w:div w:id="17138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4158">
      <w:bodyDiv w:val="1"/>
      <w:marLeft w:val="0"/>
      <w:marRight w:val="0"/>
      <w:marTop w:val="0"/>
      <w:marBottom w:val="0"/>
      <w:divBdr>
        <w:top w:val="none" w:sz="0" w:space="0" w:color="auto"/>
        <w:left w:val="none" w:sz="0" w:space="0" w:color="auto"/>
        <w:bottom w:val="none" w:sz="0" w:space="0" w:color="auto"/>
        <w:right w:val="none" w:sz="0" w:space="0" w:color="auto"/>
      </w:divBdr>
      <w:divsChild>
        <w:div w:id="824400257">
          <w:marLeft w:val="0"/>
          <w:marRight w:val="0"/>
          <w:marTop w:val="0"/>
          <w:marBottom w:val="0"/>
          <w:divBdr>
            <w:top w:val="none" w:sz="0" w:space="0" w:color="auto"/>
            <w:left w:val="none" w:sz="0" w:space="0" w:color="auto"/>
            <w:bottom w:val="none" w:sz="0" w:space="0" w:color="auto"/>
            <w:right w:val="none" w:sz="0" w:space="0" w:color="auto"/>
          </w:divBdr>
          <w:divsChild>
            <w:div w:id="18712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543">
      <w:bodyDiv w:val="1"/>
      <w:marLeft w:val="0"/>
      <w:marRight w:val="0"/>
      <w:marTop w:val="0"/>
      <w:marBottom w:val="0"/>
      <w:divBdr>
        <w:top w:val="none" w:sz="0" w:space="0" w:color="auto"/>
        <w:left w:val="none" w:sz="0" w:space="0" w:color="auto"/>
        <w:bottom w:val="none" w:sz="0" w:space="0" w:color="auto"/>
        <w:right w:val="none" w:sz="0" w:space="0" w:color="auto"/>
      </w:divBdr>
      <w:divsChild>
        <w:div w:id="1682008528">
          <w:marLeft w:val="0"/>
          <w:marRight w:val="0"/>
          <w:marTop w:val="0"/>
          <w:marBottom w:val="0"/>
          <w:divBdr>
            <w:top w:val="none" w:sz="0" w:space="0" w:color="auto"/>
            <w:left w:val="none" w:sz="0" w:space="0" w:color="auto"/>
            <w:bottom w:val="none" w:sz="0" w:space="0" w:color="auto"/>
            <w:right w:val="none" w:sz="0" w:space="0" w:color="auto"/>
          </w:divBdr>
          <w:divsChild>
            <w:div w:id="20429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2311">
      <w:bodyDiv w:val="1"/>
      <w:marLeft w:val="0"/>
      <w:marRight w:val="0"/>
      <w:marTop w:val="0"/>
      <w:marBottom w:val="0"/>
      <w:divBdr>
        <w:top w:val="none" w:sz="0" w:space="0" w:color="auto"/>
        <w:left w:val="none" w:sz="0" w:space="0" w:color="auto"/>
        <w:bottom w:val="none" w:sz="0" w:space="0" w:color="auto"/>
        <w:right w:val="none" w:sz="0" w:space="0" w:color="auto"/>
      </w:divBdr>
      <w:divsChild>
        <w:div w:id="1422290237">
          <w:marLeft w:val="0"/>
          <w:marRight w:val="0"/>
          <w:marTop w:val="0"/>
          <w:marBottom w:val="0"/>
          <w:divBdr>
            <w:top w:val="none" w:sz="0" w:space="0" w:color="auto"/>
            <w:left w:val="none" w:sz="0" w:space="0" w:color="auto"/>
            <w:bottom w:val="none" w:sz="0" w:space="0" w:color="auto"/>
            <w:right w:val="none" w:sz="0" w:space="0" w:color="auto"/>
          </w:divBdr>
          <w:divsChild>
            <w:div w:id="1757089658">
              <w:marLeft w:val="0"/>
              <w:marRight w:val="0"/>
              <w:marTop w:val="0"/>
              <w:marBottom w:val="0"/>
              <w:divBdr>
                <w:top w:val="none" w:sz="0" w:space="0" w:color="auto"/>
                <w:left w:val="none" w:sz="0" w:space="0" w:color="auto"/>
                <w:bottom w:val="none" w:sz="0" w:space="0" w:color="auto"/>
                <w:right w:val="none" w:sz="0" w:space="0" w:color="auto"/>
              </w:divBdr>
            </w:div>
            <w:div w:id="1034765490">
              <w:marLeft w:val="0"/>
              <w:marRight w:val="0"/>
              <w:marTop w:val="0"/>
              <w:marBottom w:val="0"/>
              <w:divBdr>
                <w:top w:val="none" w:sz="0" w:space="0" w:color="auto"/>
                <w:left w:val="none" w:sz="0" w:space="0" w:color="auto"/>
                <w:bottom w:val="none" w:sz="0" w:space="0" w:color="auto"/>
                <w:right w:val="none" w:sz="0" w:space="0" w:color="auto"/>
              </w:divBdr>
            </w:div>
            <w:div w:id="19723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3956">
      <w:bodyDiv w:val="1"/>
      <w:marLeft w:val="0"/>
      <w:marRight w:val="0"/>
      <w:marTop w:val="0"/>
      <w:marBottom w:val="0"/>
      <w:divBdr>
        <w:top w:val="none" w:sz="0" w:space="0" w:color="auto"/>
        <w:left w:val="none" w:sz="0" w:space="0" w:color="auto"/>
        <w:bottom w:val="none" w:sz="0" w:space="0" w:color="auto"/>
        <w:right w:val="none" w:sz="0" w:space="0" w:color="auto"/>
      </w:divBdr>
      <w:divsChild>
        <w:div w:id="801534323">
          <w:marLeft w:val="0"/>
          <w:marRight w:val="0"/>
          <w:marTop w:val="0"/>
          <w:marBottom w:val="0"/>
          <w:divBdr>
            <w:top w:val="none" w:sz="0" w:space="0" w:color="auto"/>
            <w:left w:val="none" w:sz="0" w:space="0" w:color="auto"/>
            <w:bottom w:val="none" w:sz="0" w:space="0" w:color="auto"/>
            <w:right w:val="none" w:sz="0" w:space="0" w:color="auto"/>
          </w:divBdr>
          <w:divsChild>
            <w:div w:id="761224775">
              <w:marLeft w:val="0"/>
              <w:marRight w:val="0"/>
              <w:marTop w:val="0"/>
              <w:marBottom w:val="0"/>
              <w:divBdr>
                <w:top w:val="none" w:sz="0" w:space="0" w:color="auto"/>
                <w:left w:val="none" w:sz="0" w:space="0" w:color="auto"/>
                <w:bottom w:val="none" w:sz="0" w:space="0" w:color="auto"/>
                <w:right w:val="none" w:sz="0" w:space="0" w:color="auto"/>
              </w:divBdr>
            </w:div>
            <w:div w:id="1612471622">
              <w:marLeft w:val="0"/>
              <w:marRight w:val="0"/>
              <w:marTop w:val="0"/>
              <w:marBottom w:val="0"/>
              <w:divBdr>
                <w:top w:val="none" w:sz="0" w:space="0" w:color="auto"/>
                <w:left w:val="none" w:sz="0" w:space="0" w:color="auto"/>
                <w:bottom w:val="none" w:sz="0" w:space="0" w:color="auto"/>
                <w:right w:val="none" w:sz="0" w:space="0" w:color="auto"/>
              </w:divBdr>
            </w:div>
            <w:div w:id="1463187484">
              <w:marLeft w:val="0"/>
              <w:marRight w:val="0"/>
              <w:marTop w:val="0"/>
              <w:marBottom w:val="0"/>
              <w:divBdr>
                <w:top w:val="none" w:sz="0" w:space="0" w:color="auto"/>
                <w:left w:val="none" w:sz="0" w:space="0" w:color="auto"/>
                <w:bottom w:val="none" w:sz="0" w:space="0" w:color="auto"/>
                <w:right w:val="none" w:sz="0" w:space="0" w:color="auto"/>
              </w:divBdr>
            </w:div>
            <w:div w:id="2000689147">
              <w:marLeft w:val="0"/>
              <w:marRight w:val="0"/>
              <w:marTop w:val="0"/>
              <w:marBottom w:val="0"/>
              <w:divBdr>
                <w:top w:val="none" w:sz="0" w:space="0" w:color="auto"/>
                <w:left w:val="none" w:sz="0" w:space="0" w:color="auto"/>
                <w:bottom w:val="none" w:sz="0" w:space="0" w:color="auto"/>
                <w:right w:val="none" w:sz="0" w:space="0" w:color="auto"/>
              </w:divBdr>
            </w:div>
            <w:div w:id="386606175">
              <w:marLeft w:val="0"/>
              <w:marRight w:val="0"/>
              <w:marTop w:val="0"/>
              <w:marBottom w:val="0"/>
              <w:divBdr>
                <w:top w:val="none" w:sz="0" w:space="0" w:color="auto"/>
                <w:left w:val="none" w:sz="0" w:space="0" w:color="auto"/>
                <w:bottom w:val="none" w:sz="0" w:space="0" w:color="auto"/>
                <w:right w:val="none" w:sz="0" w:space="0" w:color="auto"/>
              </w:divBdr>
            </w:div>
            <w:div w:id="1735657448">
              <w:marLeft w:val="0"/>
              <w:marRight w:val="0"/>
              <w:marTop w:val="0"/>
              <w:marBottom w:val="0"/>
              <w:divBdr>
                <w:top w:val="none" w:sz="0" w:space="0" w:color="auto"/>
                <w:left w:val="none" w:sz="0" w:space="0" w:color="auto"/>
                <w:bottom w:val="none" w:sz="0" w:space="0" w:color="auto"/>
                <w:right w:val="none" w:sz="0" w:space="0" w:color="auto"/>
              </w:divBdr>
            </w:div>
            <w:div w:id="12581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0823">
      <w:bodyDiv w:val="1"/>
      <w:marLeft w:val="0"/>
      <w:marRight w:val="0"/>
      <w:marTop w:val="0"/>
      <w:marBottom w:val="0"/>
      <w:divBdr>
        <w:top w:val="none" w:sz="0" w:space="0" w:color="auto"/>
        <w:left w:val="none" w:sz="0" w:space="0" w:color="auto"/>
        <w:bottom w:val="none" w:sz="0" w:space="0" w:color="auto"/>
        <w:right w:val="none" w:sz="0" w:space="0" w:color="auto"/>
      </w:divBdr>
      <w:divsChild>
        <w:div w:id="677389347">
          <w:marLeft w:val="0"/>
          <w:marRight w:val="0"/>
          <w:marTop w:val="0"/>
          <w:marBottom w:val="0"/>
          <w:divBdr>
            <w:top w:val="none" w:sz="0" w:space="0" w:color="auto"/>
            <w:left w:val="none" w:sz="0" w:space="0" w:color="auto"/>
            <w:bottom w:val="none" w:sz="0" w:space="0" w:color="auto"/>
            <w:right w:val="none" w:sz="0" w:space="0" w:color="auto"/>
          </w:divBdr>
          <w:divsChild>
            <w:div w:id="12562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8425">
      <w:bodyDiv w:val="1"/>
      <w:marLeft w:val="0"/>
      <w:marRight w:val="0"/>
      <w:marTop w:val="0"/>
      <w:marBottom w:val="0"/>
      <w:divBdr>
        <w:top w:val="none" w:sz="0" w:space="0" w:color="auto"/>
        <w:left w:val="none" w:sz="0" w:space="0" w:color="auto"/>
        <w:bottom w:val="none" w:sz="0" w:space="0" w:color="auto"/>
        <w:right w:val="none" w:sz="0" w:space="0" w:color="auto"/>
      </w:divBdr>
      <w:divsChild>
        <w:div w:id="939263026">
          <w:marLeft w:val="0"/>
          <w:marRight w:val="0"/>
          <w:marTop w:val="0"/>
          <w:marBottom w:val="0"/>
          <w:divBdr>
            <w:top w:val="none" w:sz="0" w:space="0" w:color="auto"/>
            <w:left w:val="none" w:sz="0" w:space="0" w:color="auto"/>
            <w:bottom w:val="none" w:sz="0" w:space="0" w:color="auto"/>
            <w:right w:val="none" w:sz="0" w:space="0" w:color="auto"/>
          </w:divBdr>
          <w:divsChild>
            <w:div w:id="12545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571">
      <w:bodyDiv w:val="1"/>
      <w:marLeft w:val="0"/>
      <w:marRight w:val="0"/>
      <w:marTop w:val="0"/>
      <w:marBottom w:val="0"/>
      <w:divBdr>
        <w:top w:val="none" w:sz="0" w:space="0" w:color="auto"/>
        <w:left w:val="none" w:sz="0" w:space="0" w:color="auto"/>
        <w:bottom w:val="none" w:sz="0" w:space="0" w:color="auto"/>
        <w:right w:val="none" w:sz="0" w:space="0" w:color="auto"/>
      </w:divBdr>
      <w:divsChild>
        <w:div w:id="1851069661">
          <w:marLeft w:val="0"/>
          <w:marRight w:val="0"/>
          <w:marTop w:val="0"/>
          <w:marBottom w:val="0"/>
          <w:divBdr>
            <w:top w:val="none" w:sz="0" w:space="0" w:color="auto"/>
            <w:left w:val="none" w:sz="0" w:space="0" w:color="auto"/>
            <w:bottom w:val="none" w:sz="0" w:space="0" w:color="auto"/>
            <w:right w:val="none" w:sz="0" w:space="0" w:color="auto"/>
          </w:divBdr>
          <w:divsChild>
            <w:div w:id="1731613874">
              <w:marLeft w:val="0"/>
              <w:marRight w:val="0"/>
              <w:marTop w:val="0"/>
              <w:marBottom w:val="0"/>
              <w:divBdr>
                <w:top w:val="none" w:sz="0" w:space="0" w:color="auto"/>
                <w:left w:val="none" w:sz="0" w:space="0" w:color="auto"/>
                <w:bottom w:val="none" w:sz="0" w:space="0" w:color="auto"/>
                <w:right w:val="none" w:sz="0" w:space="0" w:color="auto"/>
              </w:divBdr>
            </w:div>
            <w:div w:id="1182550357">
              <w:marLeft w:val="0"/>
              <w:marRight w:val="0"/>
              <w:marTop w:val="0"/>
              <w:marBottom w:val="0"/>
              <w:divBdr>
                <w:top w:val="none" w:sz="0" w:space="0" w:color="auto"/>
                <w:left w:val="none" w:sz="0" w:space="0" w:color="auto"/>
                <w:bottom w:val="none" w:sz="0" w:space="0" w:color="auto"/>
                <w:right w:val="none" w:sz="0" w:space="0" w:color="auto"/>
              </w:divBdr>
            </w:div>
            <w:div w:id="17363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4918">
      <w:bodyDiv w:val="1"/>
      <w:marLeft w:val="0"/>
      <w:marRight w:val="0"/>
      <w:marTop w:val="0"/>
      <w:marBottom w:val="0"/>
      <w:divBdr>
        <w:top w:val="none" w:sz="0" w:space="0" w:color="auto"/>
        <w:left w:val="none" w:sz="0" w:space="0" w:color="auto"/>
        <w:bottom w:val="none" w:sz="0" w:space="0" w:color="auto"/>
        <w:right w:val="none" w:sz="0" w:space="0" w:color="auto"/>
      </w:divBdr>
      <w:divsChild>
        <w:div w:id="93208103">
          <w:marLeft w:val="0"/>
          <w:marRight w:val="0"/>
          <w:marTop w:val="0"/>
          <w:marBottom w:val="0"/>
          <w:divBdr>
            <w:top w:val="none" w:sz="0" w:space="0" w:color="auto"/>
            <w:left w:val="none" w:sz="0" w:space="0" w:color="auto"/>
            <w:bottom w:val="none" w:sz="0" w:space="0" w:color="auto"/>
            <w:right w:val="none" w:sz="0" w:space="0" w:color="auto"/>
          </w:divBdr>
          <w:divsChild>
            <w:div w:id="506483814">
              <w:marLeft w:val="0"/>
              <w:marRight w:val="0"/>
              <w:marTop w:val="0"/>
              <w:marBottom w:val="0"/>
              <w:divBdr>
                <w:top w:val="none" w:sz="0" w:space="0" w:color="auto"/>
                <w:left w:val="none" w:sz="0" w:space="0" w:color="auto"/>
                <w:bottom w:val="none" w:sz="0" w:space="0" w:color="auto"/>
                <w:right w:val="none" w:sz="0" w:space="0" w:color="auto"/>
              </w:divBdr>
            </w:div>
            <w:div w:id="17706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4354">
      <w:bodyDiv w:val="1"/>
      <w:marLeft w:val="0"/>
      <w:marRight w:val="0"/>
      <w:marTop w:val="0"/>
      <w:marBottom w:val="0"/>
      <w:divBdr>
        <w:top w:val="none" w:sz="0" w:space="0" w:color="auto"/>
        <w:left w:val="none" w:sz="0" w:space="0" w:color="auto"/>
        <w:bottom w:val="none" w:sz="0" w:space="0" w:color="auto"/>
        <w:right w:val="none" w:sz="0" w:space="0" w:color="auto"/>
      </w:divBdr>
      <w:divsChild>
        <w:div w:id="1244728981">
          <w:marLeft w:val="0"/>
          <w:marRight w:val="0"/>
          <w:marTop w:val="0"/>
          <w:marBottom w:val="0"/>
          <w:divBdr>
            <w:top w:val="none" w:sz="0" w:space="0" w:color="auto"/>
            <w:left w:val="none" w:sz="0" w:space="0" w:color="auto"/>
            <w:bottom w:val="none" w:sz="0" w:space="0" w:color="auto"/>
            <w:right w:val="none" w:sz="0" w:space="0" w:color="auto"/>
          </w:divBdr>
          <w:divsChild>
            <w:div w:id="1442801607">
              <w:marLeft w:val="0"/>
              <w:marRight w:val="0"/>
              <w:marTop w:val="0"/>
              <w:marBottom w:val="0"/>
              <w:divBdr>
                <w:top w:val="none" w:sz="0" w:space="0" w:color="auto"/>
                <w:left w:val="none" w:sz="0" w:space="0" w:color="auto"/>
                <w:bottom w:val="none" w:sz="0" w:space="0" w:color="auto"/>
                <w:right w:val="none" w:sz="0" w:space="0" w:color="auto"/>
              </w:divBdr>
            </w:div>
            <w:div w:id="1791825155">
              <w:marLeft w:val="0"/>
              <w:marRight w:val="0"/>
              <w:marTop w:val="0"/>
              <w:marBottom w:val="0"/>
              <w:divBdr>
                <w:top w:val="none" w:sz="0" w:space="0" w:color="auto"/>
                <w:left w:val="none" w:sz="0" w:space="0" w:color="auto"/>
                <w:bottom w:val="none" w:sz="0" w:space="0" w:color="auto"/>
                <w:right w:val="none" w:sz="0" w:space="0" w:color="auto"/>
              </w:divBdr>
            </w:div>
            <w:div w:id="423187108">
              <w:marLeft w:val="0"/>
              <w:marRight w:val="0"/>
              <w:marTop w:val="0"/>
              <w:marBottom w:val="0"/>
              <w:divBdr>
                <w:top w:val="none" w:sz="0" w:space="0" w:color="auto"/>
                <w:left w:val="none" w:sz="0" w:space="0" w:color="auto"/>
                <w:bottom w:val="none" w:sz="0" w:space="0" w:color="auto"/>
                <w:right w:val="none" w:sz="0" w:space="0" w:color="auto"/>
              </w:divBdr>
            </w:div>
            <w:div w:id="2611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ular/angular-cli" TargetMode="External"/><Relationship Id="rId13" Type="http://schemas.openxmlformats.org/officeDocument/2006/relationships/hyperlink" Target="https://www.primefaces.org/primeng/" TargetMode="External"/><Relationship Id="rId18" Type="http://schemas.openxmlformats.org/officeDocument/2006/relationships/image" Target="media/image3.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primefaces.org/primeng/" TargetMode="External"/><Relationship Id="rId17" Type="http://schemas.openxmlformats.org/officeDocument/2006/relationships/hyperlink" Target="https://github.com/angular/angular-cli/blob/master/README.md"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ontawesome.com/icons?d=gallery&amp;m=fre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proj4js/proj4j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penlayers.org/en/v4.6.5/apido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22</Pages>
  <Words>4555</Words>
  <Characters>25055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29551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Romero Blanco</dc:creator>
  <cp:lastModifiedBy>Juan Carlos Romero</cp:lastModifiedBy>
  <cp:revision>22</cp:revision>
  <dcterms:created xsi:type="dcterms:W3CDTF">2019-04-10T11:25:00Z</dcterms:created>
  <dcterms:modified xsi:type="dcterms:W3CDTF">2019-05-14T09:54:00Z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